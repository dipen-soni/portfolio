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Verdana" w:cs="Verdana" w:eastAsia="Verdana" w:hAnsi="Verdana"/>
          <w:smallCaps w:val="0"/>
          <w:color w:val="000000"/>
          <w:sz w:val="32"/>
          <w:szCs w:val="32"/>
          <w:vertAlign w:val="baseline"/>
        </w:rPr>
      </w:pPr>
      <w:r w:rsidDel="00000000" w:rsidR="00000000" w:rsidRPr="00000000">
        <w:rPr>
          <w:rFonts w:ascii="Verdana" w:cs="Verdana" w:eastAsia="Verdana" w:hAnsi="Verdana"/>
          <w:smallCaps w:val="1"/>
          <w:sz w:val="32"/>
          <w:szCs w:val="32"/>
          <w:vertAlign w:val="baseline"/>
          <w:rtl w:val="0"/>
        </w:rPr>
        <w:t xml:space="preserve">DIPEN SONI</w:t>
      </w:r>
      <w:r w:rsidDel="00000000" w:rsidR="00000000" w:rsidRPr="00000000">
        <w:rPr>
          <w:rFonts w:ascii="Verdana" w:cs="Verdana" w:eastAsia="Verdana" w:hAnsi="Verdana"/>
          <w:smallCaps w:val="1"/>
          <w:color w:val="000000"/>
          <w:sz w:val="32"/>
          <w:szCs w:val="32"/>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1"/>
          <w:sz w:val="18"/>
          <w:szCs w:val="18"/>
          <w:rtl w:val="0"/>
        </w:rPr>
        <w:t xml:space="preserve">Lead Software Engineer</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Email</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dipensoni@gmail.com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Mobile No</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+91 9426428310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Current Location</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Vadodara, Gujarat, India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8">
      <w:pPr>
        <w:spacing w:after="0" w:lineRule="auto"/>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009">
      <w:pPr>
        <w:spacing w:after="0" w:lineRule="auto"/>
        <w:rPr>
          <w:rFonts w:ascii="Verdana" w:cs="Verdana" w:eastAsia="Verdana" w:hAnsi="Verdana"/>
          <w:smallCaps w:val="0"/>
          <w:color w:val="000000"/>
          <w:sz w:val="28"/>
          <w:szCs w:val="28"/>
          <w:vertAlign w:val="baseline"/>
        </w:rPr>
      </w:pPr>
      <w:r w:rsidDel="00000000" w:rsidR="00000000" w:rsidRPr="00000000">
        <w:rPr>
          <w:rFonts w:ascii="Verdana" w:cs="Verdana" w:eastAsia="Verdana" w:hAnsi="Verdana"/>
          <w:smallCaps w:val="1"/>
          <w:color w:val="000000"/>
          <w:sz w:val="28"/>
          <w:szCs w:val="28"/>
          <w:vertAlign w:val="baseline"/>
          <w:rtl w:val="0"/>
        </w:rPr>
        <w:t xml:space="preserve">OBJECTIVE</w:t>
      </w:r>
      <w:r w:rsidDel="00000000" w:rsidR="00000000" w:rsidRPr="00000000">
        <w:rPr>
          <w:rtl w:val="0"/>
        </w:rPr>
      </w:r>
    </w:p>
    <w:p w:rsidR="00000000" w:rsidDel="00000000" w:rsidP="00000000" w:rsidRDefault="00000000" w:rsidRPr="00000000" w14:paraId="0000000A">
      <w:pPr>
        <w:spacing w:after="0" w:lineRule="auto"/>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                           </w:t>
      </w:r>
      <w:r w:rsidDel="00000000" w:rsidR="00000000" w:rsidRPr="00000000">
        <w:rPr>
          <w:rFonts w:ascii="Verdana" w:cs="Verdana" w:eastAsia="Verdana" w:hAnsi="Verdana"/>
          <w:sz w:val="18"/>
          <w:szCs w:val="18"/>
          <w:vertAlign w:val="baseline"/>
          <w:rtl w:val="0"/>
        </w:rPr>
        <w:t xml:space="preserve">To enrich an organization with my existing skills and mutually </w:t>
      </w:r>
      <w:r w:rsidDel="00000000" w:rsidR="00000000" w:rsidRPr="00000000">
        <w:rPr>
          <w:rFonts w:ascii="Verdana" w:cs="Verdana" w:eastAsia="Verdana" w:hAnsi="Verdana"/>
          <w:sz w:val="18"/>
          <w:szCs w:val="18"/>
          <w:rtl w:val="0"/>
        </w:rPr>
        <w:t xml:space="preserve">benefit</w:t>
      </w:r>
      <w:r w:rsidDel="00000000" w:rsidR="00000000" w:rsidRPr="00000000">
        <w:rPr>
          <w:rFonts w:ascii="Verdana" w:cs="Verdana" w:eastAsia="Verdana" w:hAnsi="Verdana"/>
          <w:sz w:val="18"/>
          <w:szCs w:val="18"/>
          <w:vertAlign w:val="baseline"/>
          <w:rtl w:val="0"/>
        </w:rPr>
        <w:t xml:space="preserve"> by getting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opportunity to work on various tools </w:t>
      </w:r>
      <w:r w:rsidDel="00000000" w:rsidR="00000000" w:rsidRPr="00000000">
        <w:rPr>
          <w:rFonts w:ascii="Verdana" w:cs="Verdana" w:eastAsia="Verdana" w:hAnsi="Verdana"/>
          <w:sz w:val="18"/>
          <w:szCs w:val="18"/>
          <w:rtl w:val="0"/>
        </w:rPr>
        <w:t xml:space="preserve">and </w:t>
      </w:r>
      <w:r w:rsidDel="00000000" w:rsidR="00000000" w:rsidRPr="00000000">
        <w:rPr>
          <w:rFonts w:ascii="Verdana" w:cs="Verdana" w:eastAsia="Verdana" w:hAnsi="Verdana"/>
          <w:sz w:val="18"/>
          <w:szCs w:val="18"/>
          <w:vertAlign w:val="baseline"/>
          <w:rtl w:val="0"/>
        </w:rPr>
        <w:t xml:space="preserve">technologies</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and gain expertise as a Software Developer.</w:t>
      </w:r>
      <w:r w:rsidDel="00000000" w:rsidR="00000000" w:rsidRPr="00000000">
        <w:rPr>
          <w:rFonts w:ascii="Verdana" w:cs="Verdana" w:eastAsia="Verdana" w:hAnsi="Verdana"/>
          <w:color w:val="000000"/>
          <w:sz w:val="18"/>
          <w:szCs w:val="18"/>
          <w:vertAlign w:val="baseline"/>
          <w:rtl w:val="0"/>
        </w:rPr>
        <w:t xml:space="preserve">       </w:t>
      </w:r>
    </w:p>
    <w:p w:rsidR="00000000" w:rsidDel="00000000" w:rsidP="00000000" w:rsidRDefault="00000000" w:rsidRPr="00000000" w14:paraId="0000000B">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00C">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00D">
      <w:pPr>
        <w:spacing w:after="0" w:lineRule="auto"/>
        <w:rPr>
          <w:rFonts w:ascii="Verdana" w:cs="Verdana" w:eastAsia="Verdana" w:hAnsi="Verdana"/>
          <w:smallCaps w:val="0"/>
          <w:color w:val="000000"/>
          <w:sz w:val="28"/>
          <w:szCs w:val="28"/>
          <w:vertAlign w:val="baseline"/>
        </w:rPr>
      </w:pPr>
      <w:r w:rsidDel="00000000" w:rsidR="00000000" w:rsidRPr="00000000">
        <w:rPr>
          <w:rFonts w:ascii="Verdana" w:cs="Verdana" w:eastAsia="Verdana" w:hAnsi="Verdana"/>
          <w:smallCaps w:val="1"/>
          <w:color w:val="000000"/>
          <w:sz w:val="28"/>
          <w:szCs w:val="28"/>
          <w:vertAlign w:val="baseline"/>
          <w:rtl w:val="0"/>
        </w:rPr>
        <w:t xml:space="preserve">PROFESSIONAL SUMMARY </w:t>
      </w:r>
      <w:r w:rsidDel="00000000" w:rsidR="00000000" w:rsidRPr="00000000">
        <w:rPr>
          <w:rtl w:val="0"/>
        </w:rPr>
      </w:r>
    </w:p>
    <w:p w:rsidR="00000000" w:rsidDel="00000000" w:rsidP="00000000" w:rsidRDefault="00000000" w:rsidRPr="00000000" w14:paraId="0000000E">
      <w:pPr>
        <w:spacing w:after="0" w:lineRule="auto"/>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Over </w:t>
      </w:r>
      <w:r w:rsidDel="00000000" w:rsidR="00000000" w:rsidRPr="00000000">
        <w:rPr>
          <w:rFonts w:ascii="Verdana" w:cs="Verdana" w:eastAsia="Verdana" w:hAnsi="Verdana"/>
          <w:b w:val="1"/>
          <w:color w:val="000000"/>
          <w:sz w:val="18"/>
          <w:szCs w:val="18"/>
          <w:vertAlign w:val="baseline"/>
          <w:rtl w:val="0"/>
        </w:rPr>
        <w:t xml:space="preserve">1</w:t>
      </w:r>
      <w:r w:rsidDel="00000000" w:rsidR="00000000" w:rsidRPr="00000000">
        <w:rPr>
          <w:rFonts w:ascii="Verdana" w:cs="Verdana" w:eastAsia="Verdana" w:hAnsi="Verdana"/>
          <w:b w:val="1"/>
          <w:sz w:val="18"/>
          <w:szCs w:val="18"/>
          <w:rtl w:val="0"/>
        </w:rPr>
        <w:t xml:space="preserve">6+</w:t>
      </w:r>
      <w:r w:rsidDel="00000000" w:rsidR="00000000" w:rsidRPr="00000000">
        <w:rPr>
          <w:rFonts w:ascii="Verdana" w:cs="Verdana" w:eastAsia="Verdana" w:hAnsi="Verdana"/>
          <w:sz w:val="18"/>
          <w:szCs w:val="18"/>
          <w:vertAlign w:val="baseline"/>
          <w:rtl w:val="0"/>
        </w:rPr>
        <w:t xml:space="preserve"> years</w:t>
      </w:r>
      <w:r w:rsidDel="00000000" w:rsidR="00000000" w:rsidRPr="00000000">
        <w:rPr>
          <w:rFonts w:ascii="Verdana" w:cs="Verdana" w:eastAsia="Verdana" w:hAnsi="Verdana"/>
          <w:color w:val="000000"/>
          <w:sz w:val="18"/>
          <w:szCs w:val="18"/>
          <w:vertAlign w:val="baseline"/>
          <w:rtl w:val="0"/>
        </w:rPr>
        <w:t xml:space="preserve"> of experience in Information Technology with </w:t>
      </w:r>
      <w:r w:rsidDel="00000000" w:rsidR="00000000" w:rsidRPr="00000000">
        <w:rPr>
          <w:rFonts w:ascii="Verdana" w:cs="Verdana" w:eastAsia="Verdana" w:hAnsi="Verdana"/>
          <w:sz w:val="18"/>
          <w:szCs w:val="18"/>
          <w:rtl w:val="0"/>
        </w:rPr>
        <w:t xml:space="preserve">an </w:t>
      </w:r>
      <w:r w:rsidDel="00000000" w:rsidR="00000000" w:rsidRPr="00000000">
        <w:rPr>
          <w:rFonts w:ascii="Verdana" w:cs="Verdana" w:eastAsia="Verdana" w:hAnsi="Verdana"/>
          <w:color w:val="000000"/>
          <w:sz w:val="18"/>
          <w:szCs w:val="18"/>
          <w:vertAlign w:val="baseline"/>
          <w:rtl w:val="0"/>
        </w:rPr>
        <w:t xml:space="preserve">emphasis on Software Development.</w:t>
      </w:r>
    </w:p>
    <w:p w:rsidR="00000000" w:rsidDel="00000000" w:rsidP="00000000" w:rsidRDefault="00000000" w:rsidRPr="00000000" w14:paraId="0000000F">
      <w:pPr>
        <w:spacing w:after="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0">
      <w:pPr>
        <w:numPr>
          <w:ilvl w:val="0"/>
          <w:numId w:val="1"/>
        </w:numPr>
        <w:spacing w:after="0" w:line="240" w:lineRule="auto"/>
        <w:ind w:left="720" w:hanging="360"/>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Organization</w:t>
        <w:tab/>
        <w:t xml:space="preserve">      :  IndiaNIC Infotech Limited, Ahmedabad, Gujarat, India</w:t>
      </w:r>
      <w:r w:rsidDel="00000000" w:rsidR="00000000" w:rsidRPr="00000000">
        <w:rPr>
          <w:rtl w:val="0"/>
        </w:rPr>
      </w:r>
    </w:p>
    <w:p w:rsidR="00000000" w:rsidDel="00000000" w:rsidP="00000000" w:rsidRDefault="00000000" w:rsidRPr="00000000" w14:paraId="00000011">
      <w:pPr>
        <w:numPr>
          <w:ilvl w:val="0"/>
          <w:numId w:val="1"/>
        </w:numPr>
        <w:spacing w:after="0" w:line="240" w:lineRule="auto"/>
        <w:ind w:left="720" w:hanging="360"/>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Designation</w:t>
        <w:tab/>
        <w:t xml:space="preserve">      : </w:t>
      </w:r>
      <w:r w:rsidDel="00000000" w:rsidR="00000000" w:rsidRPr="00000000">
        <w:rPr>
          <w:rFonts w:ascii="Verdana" w:cs="Verdana" w:eastAsia="Verdana" w:hAnsi="Verdana"/>
          <w:sz w:val="18"/>
          <w:szCs w:val="18"/>
          <w:rtl w:val="0"/>
        </w:rPr>
        <w:t xml:space="preserve"> Lead Software Engineer</w:t>
      </w:r>
    </w:p>
    <w:p w:rsidR="00000000" w:rsidDel="00000000" w:rsidP="00000000" w:rsidRDefault="00000000" w:rsidRPr="00000000" w14:paraId="00000012">
      <w:pPr>
        <w:numPr>
          <w:ilvl w:val="0"/>
          <w:numId w:val="1"/>
        </w:numPr>
        <w:spacing w:after="0" w:line="240" w:lineRule="auto"/>
        <w:ind w:left="720" w:hanging="360"/>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Time Period</w:t>
        <w:tab/>
        <w:t xml:space="preserve">      :  </w:t>
      </w:r>
      <w:r w:rsidDel="00000000" w:rsidR="00000000" w:rsidRPr="00000000">
        <w:rPr>
          <w:rFonts w:ascii="Verdana" w:cs="Verdana" w:eastAsia="Verdana" w:hAnsi="Verdana"/>
          <w:sz w:val="18"/>
          <w:szCs w:val="18"/>
          <w:rtl w:val="0"/>
        </w:rPr>
        <w:t xml:space="preserve">Dec 2022 to Current</w:t>
      </w:r>
    </w:p>
    <w:p w:rsidR="00000000" w:rsidDel="00000000" w:rsidP="00000000" w:rsidRDefault="00000000" w:rsidRPr="00000000" w14:paraId="00000013">
      <w:pPr>
        <w:spacing w:after="0" w:line="240" w:lineRule="auto"/>
        <w:ind w:left="720" w:firstLine="0"/>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4">
      <w:pPr>
        <w:numPr>
          <w:ilvl w:val="0"/>
          <w:numId w:val="1"/>
        </w:numPr>
        <w:spacing w:after="0" w:line="240" w:lineRule="auto"/>
        <w:ind w:left="720" w:hanging="360"/>
        <w:jc w:val="both"/>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Organization</w:t>
        <w:tab/>
        <w:t xml:space="preserve">      :  IndaPoint Technologies Pvt. Ltd., Vadodara, Gujarat, India</w:t>
      </w:r>
      <w:r w:rsidDel="00000000" w:rsidR="00000000" w:rsidRPr="00000000">
        <w:rPr>
          <w:rtl w:val="0"/>
        </w:rPr>
      </w:r>
    </w:p>
    <w:p w:rsidR="00000000" w:rsidDel="00000000" w:rsidP="00000000" w:rsidRDefault="00000000" w:rsidRPr="00000000" w14:paraId="00000015">
      <w:pPr>
        <w:numPr>
          <w:ilvl w:val="0"/>
          <w:numId w:val="1"/>
        </w:numPr>
        <w:spacing w:after="0" w:line="240" w:lineRule="auto"/>
        <w:ind w:left="720" w:hanging="360"/>
        <w:jc w:val="both"/>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Designation</w:t>
        <w:tab/>
        <w:t xml:space="preserve">      : </w:t>
      </w:r>
      <w:r w:rsidDel="00000000" w:rsidR="00000000" w:rsidRPr="00000000">
        <w:rPr>
          <w:rFonts w:ascii="Verdana" w:cs="Verdana" w:eastAsia="Verdana" w:hAnsi="Verdana"/>
          <w:color w:val="000000"/>
          <w:sz w:val="18"/>
          <w:szCs w:val="18"/>
          <w:vertAlign w:val="baseline"/>
          <w:rtl w:val="0"/>
        </w:rPr>
        <w:t xml:space="preserve"> Team Leader</w:t>
      </w:r>
      <w:r w:rsidDel="00000000" w:rsidR="00000000" w:rsidRPr="00000000">
        <w:rPr>
          <w:rtl w:val="0"/>
        </w:rPr>
      </w:r>
    </w:p>
    <w:p w:rsidR="00000000" w:rsidDel="00000000" w:rsidP="00000000" w:rsidRDefault="00000000" w:rsidRPr="00000000" w14:paraId="00000016">
      <w:pPr>
        <w:numPr>
          <w:ilvl w:val="0"/>
          <w:numId w:val="1"/>
        </w:numPr>
        <w:spacing w:after="0" w:line="240" w:lineRule="auto"/>
        <w:ind w:left="720" w:hanging="360"/>
        <w:jc w:val="both"/>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Time Period</w:t>
        <w:tab/>
        <w:t xml:space="preserve">      :  </w:t>
      </w:r>
      <w:r w:rsidDel="00000000" w:rsidR="00000000" w:rsidRPr="00000000">
        <w:rPr>
          <w:rFonts w:ascii="Verdana" w:cs="Verdana" w:eastAsia="Verdana" w:hAnsi="Verdana"/>
          <w:color w:val="000000"/>
          <w:sz w:val="18"/>
          <w:szCs w:val="18"/>
          <w:vertAlign w:val="baseline"/>
          <w:rtl w:val="0"/>
        </w:rPr>
        <w:t xml:space="preserve">Jan 2011 to </w:t>
      </w:r>
      <w:r w:rsidDel="00000000" w:rsidR="00000000" w:rsidRPr="00000000">
        <w:rPr>
          <w:rFonts w:ascii="Verdana" w:cs="Verdana" w:eastAsia="Verdana" w:hAnsi="Verdana"/>
          <w:sz w:val="18"/>
          <w:szCs w:val="18"/>
          <w:rtl w:val="0"/>
        </w:rPr>
        <w:t xml:space="preserve">Nov 2022</w:t>
      </w:r>
      <w:r w:rsidDel="00000000" w:rsidR="00000000" w:rsidRPr="00000000">
        <w:rPr>
          <w:rtl w:val="0"/>
        </w:rPr>
      </w:r>
    </w:p>
    <w:p w:rsidR="00000000" w:rsidDel="00000000" w:rsidP="00000000" w:rsidRDefault="00000000" w:rsidRPr="00000000" w14:paraId="00000017">
      <w:pPr>
        <w:spacing w:after="0" w:line="240" w:lineRule="auto"/>
        <w:ind w:left="720" w:firstLine="0"/>
        <w:jc w:val="both"/>
        <w:rPr>
          <w:rFonts w:ascii="Verdana" w:cs="Verdana" w:eastAsia="Verdana" w:hAnsi="Verdana"/>
          <w:b w:val="0"/>
          <w:color w:val="000000"/>
          <w:sz w:val="18"/>
          <w:szCs w:val="18"/>
          <w:vertAlign w:val="baseline"/>
        </w:rPr>
      </w:pPr>
      <w:r w:rsidDel="00000000" w:rsidR="00000000" w:rsidRPr="00000000">
        <w:rPr>
          <w:rtl w:val="0"/>
        </w:rPr>
      </w:r>
    </w:p>
    <w:p w:rsidR="00000000" w:rsidDel="00000000" w:rsidP="00000000" w:rsidRDefault="00000000" w:rsidRPr="00000000" w14:paraId="00000018">
      <w:pPr>
        <w:numPr>
          <w:ilvl w:val="0"/>
          <w:numId w:val="1"/>
        </w:numPr>
        <w:spacing w:after="0" w:line="240" w:lineRule="auto"/>
        <w:ind w:left="720" w:hanging="360"/>
        <w:jc w:val="both"/>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Organization</w:t>
        <w:tab/>
        <w:t xml:space="preserve">      :  Biztech Consultancy, Ahmedabad, Gujarat, India</w:t>
      </w:r>
      <w:r w:rsidDel="00000000" w:rsidR="00000000" w:rsidRPr="00000000">
        <w:rPr>
          <w:rtl w:val="0"/>
        </w:rPr>
      </w:r>
    </w:p>
    <w:p w:rsidR="00000000" w:rsidDel="00000000" w:rsidP="00000000" w:rsidRDefault="00000000" w:rsidRPr="00000000" w14:paraId="00000019">
      <w:pPr>
        <w:numPr>
          <w:ilvl w:val="0"/>
          <w:numId w:val="1"/>
        </w:numPr>
        <w:spacing w:after="0" w:line="240" w:lineRule="auto"/>
        <w:ind w:left="720" w:hanging="360"/>
        <w:jc w:val="both"/>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Designation</w:t>
        <w:tab/>
        <w:t xml:space="preserve">      : </w:t>
      </w:r>
      <w:r w:rsidDel="00000000" w:rsidR="00000000" w:rsidRPr="00000000">
        <w:rPr>
          <w:rFonts w:ascii="Verdana" w:cs="Verdana" w:eastAsia="Verdana" w:hAnsi="Verdana"/>
          <w:color w:val="000000"/>
          <w:sz w:val="18"/>
          <w:szCs w:val="18"/>
          <w:vertAlign w:val="baseline"/>
          <w:rtl w:val="0"/>
        </w:rPr>
        <w:t xml:space="preserve"> Software Developer</w:t>
      </w:r>
      <w:r w:rsidDel="00000000" w:rsidR="00000000" w:rsidRPr="00000000">
        <w:rPr>
          <w:rtl w:val="0"/>
        </w:rPr>
      </w:r>
    </w:p>
    <w:p w:rsidR="00000000" w:rsidDel="00000000" w:rsidP="00000000" w:rsidRDefault="00000000" w:rsidRPr="00000000" w14:paraId="0000001A">
      <w:pPr>
        <w:numPr>
          <w:ilvl w:val="0"/>
          <w:numId w:val="1"/>
        </w:numPr>
        <w:spacing w:after="0" w:line="240" w:lineRule="auto"/>
        <w:ind w:left="720" w:hanging="360"/>
        <w:jc w:val="both"/>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Time Period</w:t>
        <w:tab/>
        <w:t xml:space="preserve">      :  </w:t>
      </w:r>
      <w:r w:rsidDel="00000000" w:rsidR="00000000" w:rsidRPr="00000000">
        <w:rPr>
          <w:rFonts w:ascii="Verdana" w:cs="Verdana" w:eastAsia="Verdana" w:hAnsi="Verdana"/>
          <w:color w:val="000000"/>
          <w:sz w:val="18"/>
          <w:szCs w:val="18"/>
          <w:vertAlign w:val="baseline"/>
          <w:rtl w:val="0"/>
        </w:rPr>
        <w:t xml:space="preserve">Sep 2009 to Jan 2011</w:t>
      </w:r>
      <w:r w:rsidDel="00000000" w:rsidR="00000000" w:rsidRPr="00000000">
        <w:rPr>
          <w:rtl w:val="0"/>
        </w:rPr>
      </w:r>
    </w:p>
    <w:p w:rsidR="00000000" w:rsidDel="00000000" w:rsidP="00000000" w:rsidRDefault="00000000" w:rsidRPr="00000000" w14:paraId="0000001B">
      <w:pPr>
        <w:spacing w:after="0" w:line="240" w:lineRule="auto"/>
        <w:jc w:val="both"/>
        <w:rPr>
          <w:rFonts w:ascii="Verdana" w:cs="Verdana" w:eastAsia="Verdana" w:hAnsi="Verdana"/>
          <w:b w:val="0"/>
          <w:color w:val="000000"/>
          <w:sz w:val="18"/>
          <w:szCs w:val="18"/>
          <w:vertAlign w:val="baseline"/>
        </w:rPr>
      </w:pPr>
      <w:r w:rsidDel="00000000" w:rsidR="00000000" w:rsidRPr="00000000">
        <w:rPr>
          <w:rtl w:val="0"/>
        </w:rPr>
      </w:r>
    </w:p>
    <w:p w:rsidR="00000000" w:rsidDel="00000000" w:rsidP="00000000" w:rsidRDefault="00000000" w:rsidRPr="00000000" w14:paraId="0000001C">
      <w:pPr>
        <w:numPr>
          <w:ilvl w:val="0"/>
          <w:numId w:val="1"/>
        </w:numPr>
        <w:spacing w:after="0" w:line="240" w:lineRule="auto"/>
        <w:ind w:left="720" w:hanging="360"/>
        <w:jc w:val="both"/>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Organization</w:t>
        <w:tab/>
        <w:t xml:space="preserve">      :  Infosoft, Vadodara, Gujarat, India</w:t>
      </w:r>
      <w:r w:rsidDel="00000000" w:rsidR="00000000" w:rsidRPr="00000000">
        <w:rPr>
          <w:rtl w:val="0"/>
        </w:rPr>
      </w:r>
    </w:p>
    <w:p w:rsidR="00000000" w:rsidDel="00000000" w:rsidP="00000000" w:rsidRDefault="00000000" w:rsidRPr="00000000" w14:paraId="0000001D">
      <w:pPr>
        <w:numPr>
          <w:ilvl w:val="0"/>
          <w:numId w:val="1"/>
        </w:numPr>
        <w:spacing w:after="0" w:line="240" w:lineRule="auto"/>
        <w:ind w:left="720" w:hanging="360"/>
        <w:jc w:val="both"/>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Designation</w:t>
        <w:tab/>
        <w:t xml:space="preserve">      : </w:t>
      </w:r>
      <w:r w:rsidDel="00000000" w:rsidR="00000000" w:rsidRPr="00000000">
        <w:rPr>
          <w:rFonts w:ascii="Verdana" w:cs="Verdana" w:eastAsia="Verdana" w:hAnsi="Verdana"/>
          <w:color w:val="000000"/>
          <w:sz w:val="18"/>
          <w:szCs w:val="18"/>
          <w:vertAlign w:val="baseline"/>
          <w:rtl w:val="0"/>
        </w:rPr>
        <w:t xml:space="preserve"> Software Developer</w:t>
      </w:r>
      <w:r w:rsidDel="00000000" w:rsidR="00000000" w:rsidRPr="00000000">
        <w:rPr>
          <w:rtl w:val="0"/>
        </w:rPr>
      </w:r>
    </w:p>
    <w:p w:rsidR="00000000" w:rsidDel="00000000" w:rsidP="00000000" w:rsidRDefault="00000000" w:rsidRPr="00000000" w14:paraId="0000001E">
      <w:pPr>
        <w:numPr>
          <w:ilvl w:val="0"/>
          <w:numId w:val="1"/>
        </w:numPr>
        <w:spacing w:after="0" w:line="240" w:lineRule="auto"/>
        <w:ind w:left="720" w:hanging="360"/>
        <w:jc w:val="both"/>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Time Period</w:t>
        <w:tab/>
        <w:t xml:space="preserve">      :  </w:t>
      </w:r>
      <w:r w:rsidDel="00000000" w:rsidR="00000000" w:rsidRPr="00000000">
        <w:rPr>
          <w:rFonts w:ascii="Verdana" w:cs="Verdana" w:eastAsia="Verdana" w:hAnsi="Verdana"/>
          <w:color w:val="000000"/>
          <w:sz w:val="18"/>
          <w:szCs w:val="18"/>
          <w:vertAlign w:val="baseline"/>
          <w:rtl w:val="0"/>
        </w:rPr>
        <w:t xml:space="preserve">Dec 2008 to Aug 2009</w:t>
      </w:r>
      <w:r w:rsidDel="00000000" w:rsidR="00000000" w:rsidRPr="00000000">
        <w:rPr>
          <w:rtl w:val="0"/>
        </w:rPr>
      </w:r>
    </w:p>
    <w:p w:rsidR="00000000" w:rsidDel="00000000" w:rsidP="00000000" w:rsidRDefault="00000000" w:rsidRPr="00000000" w14:paraId="0000001F">
      <w:pPr>
        <w:spacing w:after="0" w:line="240" w:lineRule="auto"/>
        <w:jc w:val="both"/>
        <w:rPr>
          <w:rFonts w:ascii="Verdana" w:cs="Verdana" w:eastAsia="Verdana" w:hAnsi="Verdana"/>
          <w:b w:val="0"/>
          <w:color w:val="000000"/>
          <w:sz w:val="18"/>
          <w:szCs w:val="18"/>
          <w:vertAlign w:val="baseline"/>
        </w:rPr>
      </w:pPr>
      <w:r w:rsidDel="00000000" w:rsidR="00000000" w:rsidRPr="00000000">
        <w:rPr>
          <w:rtl w:val="0"/>
        </w:rPr>
      </w:r>
    </w:p>
    <w:p w:rsidR="00000000" w:rsidDel="00000000" w:rsidP="00000000" w:rsidRDefault="00000000" w:rsidRPr="00000000" w14:paraId="00000020">
      <w:pPr>
        <w:numPr>
          <w:ilvl w:val="0"/>
          <w:numId w:val="1"/>
        </w:numPr>
        <w:spacing w:after="0" w:line="240" w:lineRule="auto"/>
        <w:ind w:left="720" w:hanging="360"/>
        <w:jc w:val="both"/>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Organization</w:t>
        <w:tab/>
        <w:t xml:space="preserve">      :  CMC Ltd., Ahmedabad, Gujarat, India</w:t>
      </w:r>
      <w:r w:rsidDel="00000000" w:rsidR="00000000" w:rsidRPr="00000000">
        <w:rPr>
          <w:rtl w:val="0"/>
        </w:rPr>
      </w:r>
    </w:p>
    <w:p w:rsidR="00000000" w:rsidDel="00000000" w:rsidP="00000000" w:rsidRDefault="00000000" w:rsidRPr="00000000" w14:paraId="00000021">
      <w:pPr>
        <w:numPr>
          <w:ilvl w:val="0"/>
          <w:numId w:val="1"/>
        </w:numPr>
        <w:spacing w:after="0" w:line="240" w:lineRule="auto"/>
        <w:ind w:left="720" w:hanging="360"/>
        <w:jc w:val="both"/>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Designation</w:t>
        <w:tab/>
        <w:t xml:space="preserve">      : </w:t>
      </w:r>
      <w:r w:rsidDel="00000000" w:rsidR="00000000" w:rsidRPr="00000000">
        <w:rPr>
          <w:rFonts w:ascii="Verdana" w:cs="Verdana" w:eastAsia="Verdana" w:hAnsi="Verdana"/>
          <w:color w:val="000000"/>
          <w:sz w:val="18"/>
          <w:szCs w:val="18"/>
          <w:vertAlign w:val="baseline"/>
          <w:rtl w:val="0"/>
        </w:rPr>
        <w:t xml:space="preserve"> Project Trainee</w:t>
      </w:r>
      <w:r w:rsidDel="00000000" w:rsidR="00000000" w:rsidRPr="00000000">
        <w:rPr>
          <w:rtl w:val="0"/>
        </w:rPr>
      </w:r>
    </w:p>
    <w:p w:rsidR="00000000" w:rsidDel="00000000" w:rsidP="00000000" w:rsidRDefault="00000000" w:rsidRPr="00000000" w14:paraId="00000022">
      <w:pPr>
        <w:numPr>
          <w:ilvl w:val="0"/>
          <w:numId w:val="1"/>
        </w:numPr>
        <w:spacing w:after="0" w:line="240" w:lineRule="auto"/>
        <w:ind w:left="720" w:hanging="360"/>
        <w:jc w:val="both"/>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Time Period</w:t>
        <w:tab/>
        <w:t xml:space="preserve">      :  </w:t>
      </w:r>
      <w:r w:rsidDel="00000000" w:rsidR="00000000" w:rsidRPr="00000000">
        <w:rPr>
          <w:rFonts w:ascii="Verdana" w:cs="Verdana" w:eastAsia="Verdana" w:hAnsi="Verdana"/>
          <w:color w:val="000000"/>
          <w:sz w:val="18"/>
          <w:szCs w:val="18"/>
          <w:vertAlign w:val="baseline"/>
          <w:rtl w:val="0"/>
        </w:rPr>
        <w:t xml:space="preserve">Feb 2008 to Jul 2008</w:t>
      </w:r>
      <w:r w:rsidDel="00000000" w:rsidR="00000000" w:rsidRPr="00000000">
        <w:rPr>
          <w:rtl w:val="0"/>
        </w:rPr>
      </w:r>
    </w:p>
    <w:p w:rsidR="00000000" w:rsidDel="00000000" w:rsidP="00000000" w:rsidRDefault="00000000" w:rsidRPr="00000000" w14:paraId="00000023">
      <w:pPr>
        <w:spacing w:after="0" w:line="240" w:lineRule="auto"/>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025">
      <w:pPr>
        <w:spacing w:after="0" w:lineRule="auto"/>
        <w:rPr>
          <w:rFonts w:ascii="Verdana" w:cs="Verdana" w:eastAsia="Verdana" w:hAnsi="Verdana"/>
          <w:smallCaps w:val="0"/>
          <w:color w:val="000000"/>
          <w:sz w:val="28"/>
          <w:szCs w:val="28"/>
          <w:vertAlign w:val="baseline"/>
        </w:rPr>
      </w:pPr>
      <w:r w:rsidDel="00000000" w:rsidR="00000000" w:rsidRPr="00000000">
        <w:rPr>
          <w:rFonts w:ascii="Verdana" w:cs="Verdana" w:eastAsia="Verdana" w:hAnsi="Verdana"/>
          <w:smallCaps w:val="1"/>
          <w:color w:val="000000"/>
          <w:sz w:val="28"/>
          <w:szCs w:val="28"/>
          <w:vertAlign w:val="baseline"/>
          <w:rtl w:val="0"/>
        </w:rPr>
        <w:t xml:space="preserve">ACHIVEMENT</w:t>
      </w:r>
      <w:r w:rsidDel="00000000" w:rsidR="00000000" w:rsidRPr="00000000">
        <w:rPr>
          <w:rtl w:val="0"/>
        </w:rPr>
      </w:r>
    </w:p>
    <w:p w:rsidR="00000000" w:rsidDel="00000000" w:rsidP="00000000" w:rsidRDefault="00000000" w:rsidRPr="00000000" w14:paraId="00000026">
      <w:pPr>
        <w:spacing w:after="0" w:lineRule="auto"/>
        <w:rPr>
          <w:rFonts w:ascii="Verdana" w:cs="Verdana" w:eastAsia="Verdana" w:hAnsi="Verdana"/>
          <w:smallCaps w:val="0"/>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My most significant achievement is that</w:t>
      </w:r>
      <w:r w:rsidDel="00000000" w:rsidR="00000000" w:rsidRPr="00000000">
        <w:rPr>
          <w:rFonts w:ascii="Verdana" w:cs="Verdana" w:eastAsia="Verdana" w:hAnsi="Verdana"/>
          <w:b w:val="1"/>
          <w:sz w:val="18"/>
          <w:szCs w:val="18"/>
          <w:vertAlign w:val="baseline"/>
          <w:rtl w:val="0"/>
        </w:rPr>
        <w:t xml:space="preserve"> I topped in </w:t>
      </w:r>
      <w:r w:rsidDel="00000000" w:rsidR="00000000" w:rsidRPr="00000000">
        <w:rPr>
          <w:rFonts w:ascii="Verdana" w:cs="Verdana" w:eastAsia="Verdana" w:hAnsi="Verdana"/>
          <w:b w:val="1"/>
          <w:sz w:val="18"/>
          <w:szCs w:val="18"/>
          <w:rtl w:val="0"/>
        </w:rPr>
        <w:t xml:space="preserve">the </w:t>
      </w:r>
      <w:r w:rsidDel="00000000" w:rsidR="00000000" w:rsidRPr="00000000">
        <w:rPr>
          <w:rFonts w:ascii="Verdana" w:cs="Verdana" w:eastAsia="Verdana" w:hAnsi="Verdana"/>
          <w:b w:val="1"/>
          <w:sz w:val="18"/>
          <w:szCs w:val="18"/>
          <w:vertAlign w:val="baseline"/>
          <w:rtl w:val="0"/>
        </w:rPr>
        <w:t xml:space="preserve">6</w:t>
      </w:r>
      <w:r w:rsidDel="00000000" w:rsidR="00000000" w:rsidRPr="00000000">
        <w:rPr>
          <w:rFonts w:ascii="Verdana" w:cs="Verdana" w:eastAsia="Verdana" w:hAnsi="Verdana"/>
          <w:b w:val="1"/>
          <w:sz w:val="18"/>
          <w:szCs w:val="18"/>
          <w:vertAlign w:val="superscript"/>
          <w:rtl w:val="0"/>
        </w:rPr>
        <w:t xml:space="preserve">th</w:t>
      </w:r>
      <w:r w:rsidDel="00000000" w:rsidR="00000000" w:rsidRPr="00000000">
        <w:rPr>
          <w:rFonts w:ascii="Verdana" w:cs="Verdana" w:eastAsia="Verdana" w:hAnsi="Verdana"/>
          <w:b w:val="1"/>
          <w:sz w:val="18"/>
          <w:szCs w:val="18"/>
          <w:vertAlign w:val="baseline"/>
          <w:rtl w:val="0"/>
        </w:rPr>
        <w:t xml:space="preserve"> </w:t>
      </w:r>
      <w:r w:rsidDel="00000000" w:rsidR="00000000" w:rsidRPr="00000000">
        <w:rPr>
          <w:rFonts w:ascii="Verdana" w:cs="Verdana" w:eastAsia="Verdana" w:hAnsi="Verdana"/>
          <w:b w:val="1"/>
          <w:sz w:val="18"/>
          <w:szCs w:val="18"/>
          <w:rtl w:val="0"/>
        </w:rPr>
        <w:t xml:space="preserve">semester</w:t>
      </w:r>
      <w:r w:rsidDel="00000000" w:rsidR="00000000" w:rsidRPr="00000000">
        <w:rPr>
          <w:rFonts w:ascii="Verdana" w:cs="Verdana" w:eastAsia="Verdana" w:hAnsi="Verdana"/>
          <w:b w:val="1"/>
          <w:sz w:val="18"/>
          <w:szCs w:val="18"/>
          <w:vertAlign w:val="baseline"/>
          <w:rtl w:val="0"/>
        </w:rPr>
        <w:t xml:space="preserve"> of B.C.A. </w:t>
      </w:r>
      <w:r w:rsidDel="00000000" w:rsidR="00000000" w:rsidRPr="00000000">
        <w:rPr>
          <w:rFonts w:ascii="Verdana" w:cs="Verdana" w:eastAsia="Verdana" w:hAnsi="Verdana"/>
          <w:b w:val="1"/>
          <w:sz w:val="18"/>
          <w:szCs w:val="18"/>
          <w:rtl w:val="0"/>
        </w:rPr>
        <w:t xml:space="preserve">at</w:t>
      </w:r>
      <w:r w:rsidDel="00000000" w:rsidR="00000000" w:rsidRPr="00000000">
        <w:rPr>
          <w:rFonts w:ascii="Verdana" w:cs="Verdana" w:eastAsia="Verdana" w:hAnsi="Verdana"/>
          <w:b w:val="1"/>
          <w:sz w:val="18"/>
          <w:szCs w:val="18"/>
          <w:vertAlign w:val="baseline"/>
          <w:rtl w:val="0"/>
        </w:rPr>
        <w:t xml:space="preserve"> M.S. University of Baroda.</w:t>
      </w:r>
      <w:r w:rsidDel="00000000" w:rsidR="00000000" w:rsidRPr="00000000">
        <w:rPr>
          <w:rtl w:val="0"/>
        </w:rPr>
      </w:r>
    </w:p>
    <w:p w:rsidR="00000000" w:rsidDel="00000000" w:rsidP="00000000" w:rsidRDefault="00000000" w:rsidRPr="00000000" w14:paraId="00000027">
      <w:pPr>
        <w:spacing w:after="0" w:line="240" w:lineRule="auto"/>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w:t>
      </w:r>
    </w:p>
    <w:p w:rsidR="00000000" w:rsidDel="00000000" w:rsidP="00000000" w:rsidRDefault="00000000" w:rsidRPr="00000000" w14:paraId="00000029">
      <w:pPr>
        <w:spacing w:after="0" w:lineRule="auto"/>
        <w:rPr>
          <w:rFonts w:ascii="Verdana" w:cs="Verdana" w:eastAsia="Verdana" w:hAnsi="Verdana"/>
          <w:smallCaps w:val="0"/>
          <w:color w:val="000000"/>
          <w:sz w:val="28"/>
          <w:szCs w:val="28"/>
          <w:vertAlign w:val="baseline"/>
        </w:rPr>
      </w:pPr>
      <w:r w:rsidDel="00000000" w:rsidR="00000000" w:rsidRPr="00000000">
        <w:rPr>
          <w:rFonts w:ascii="Verdana" w:cs="Verdana" w:eastAsia="Verdana" w:hAnsi="Verdana"/>
          <w:smallCaps w:val="1"/>
          <w:color w:val="000000"/>
          <w:sz w:val="28"/>
          <w:szCs w:val="28"/>
          <w:vertAlign w:val="baseline"/>
          <w:rtl w:val="0"/>
        </w:rPr>
        <w:t xml:space="preserve">TECHNICAL COMPETENCIES</w:t>
      </w:r>
      <w:r w:rsidDel="00000000" w:rsidR="00000000" w:rsidRPr="00000000">
        <w:rPr>
          <w:rtl w:val="0"/>
        </w:rPr>
      </w:r>
    </w:p>
    <w:tbl>
      <w:tblPr>
        <w:tblStyle w:val="Table1"/>
        <w:tblW w:w="10245.0" w:type="dxa"/>
        <w:jc w:val="left"/>
        <w:tblLayout w:type="fixed"/>
        <w:tblLook w:val="0000"/>
      </w:tblPr>
      <w:tblGrid>
        <w:gridCol w:w="4320"/>
        <w:gridCol w:w="5925"/>
        <w:tblGridChange w:id="0">
          <w:tblGrid>
            <w:gridCol w:w="4320"/>
            <w:gridCol w:w="5925"/>
          </w:tblGrid>
        </w:tblGridChange>
      </w:tblGrid>
      <w:tr>
        <w:trPr>
          <w:cantSplit w:val="1"/>
          <w:tblHeader w:val="0"/>
        </w:trPr>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Languages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&amp; Web Technologies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PHP, </w:t>
            </w:r>
            <w:r w:rsidDel="00000000" w:rsidR="00000000" w:rsidRPr="00000000">
              <w:rPr>
                <w:rFonts w:ascii="Verdana" w:cs="Verdana" w:eastAsia="Verdana" w:hAnsi="Verdana"/>
                <w:b w:val="1"/>
                <w:sz w:val="18"/>
                <w:szCs w:val="18"/>
                <w:rtl w:val="0"/>
              </w:rPr>
              <w:t xml:space="preserve">JavaScript</w:t>
            </w: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 Jquery, Smarty, HTML, CSS</w:t>
            </w:r>
            <w:r w:rsidDel="00000000" w:rsidR="00000000" w:rsidRPr="00000000">
              <w:rPr>
                <w:rFonts w:ascii="Verdana" w:cs="Verdana" w:eastAsia="Verdana" w:hAnsi="Verdana"/>
                <w:b w:val="1"/>
                <w:sz w:val="18"/>
                <w:szCs w:val="18"/>
                <w:rtl w:val="0"/>
              </w:rPr>
              <w:t xml:space="preserve">, Go</w:t>
            </w:r>
            <w:r w:rsidDel="00000000" w:rsidR="00000000" w:rsidRPr="00000000">
              <w:rPr>
                <w:rtl w:val="0"/>
              </w:rPr>
            </w:r>
          </w:p>
        </w:tc>
      </w:tr>
      <w:tr>
        <w:trPr>
          <w:cantSplit w:val="1"/>
          <w:tblHeader w:val="0"/>
        </w:trPr>
        <w:tc>
          <w:tcPr>
            <w:tcBorders>
              <w:left w:color="000000" w:space="0" w:sz="8" w:val="single"/>
              <w:bottom w:color="000000" w:space="0" w:sz="8" w:val="single"/>
            </w:tcBorders>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PHP </w:t>
            </w:r>
            <w:r w:rsidDel="00000000" w:rsidR="00000000" w:rsidRPr="00000000">
              <w:rPr>
                <w:rFonts w:ascii="Verdana" w:cs="Verdana" w:eastAsia="Verdana" w:hAnsi="Verdana"/>
                <w:b w:val="1"/>
                <w:sz w:val="18"/>
                <w:szCs w:val="18"/>
                <w:rtl w:val="0"/>
              </w:rPr>
              <w:t xml:space="preserve">Frameworks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&amp; CMS</w:t>
            </w:r>
            <w:r w:rsidDel="00000000" w:rsidR="00000000" w:rsidRPr="00000000">
              <w:rPr>
                <w:rtl w:val="0"/>
              </w:rPr>
            </w:r>
          </w:p>
        </w:tc>
        <w:tc>
          <w:tcPr>
            <w:tcBorders>
              <w:left w:color="000000" w:space="0" w:sz="8" w:val="single"/>
              <w:bottom w:color="000000" w:space="0" w:sz="8" w:val="single"/>
              <w:right w:color="000000" w:space="0" w:sz="8" w:val="single"/>
            </w:tcBorders>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Laravel, WordPress</w:t>
            </w:r>
            <w:r w:rsidDel="00000000" w:rsidR="00000000" w:rsidRPr="00000000">
              <w:rPr>
                <w:rtl w:val="0"/>
              </w:rPr>
            </w:r>
          </w:p>
        </w:tc>
      </w:tr>
      <w:tr>
        <w:trPr>
          <w:cantSplit w:val="1"/>
          <w:tblHeader w:val="0"/>
        </w:trPr>
        <w:tc>
          <w:tcPr>
            <w:tcBorders>
              <w:left w:color="000000" w:space="0" w:sz="8" w:val="single"/>
              <w:bottom w:color="000000" w:space="0" w:sz="8" w:val="single"/>
            </w:tcBorders>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Databases </w:t>
            </w:r>
            <w:r w:rsidDel="00000000" w:rsidR="00000000" w:rsidRPr="00000000">
              <w:rPr>
                <w:rtl w:val="0"/>
              </w:rPr>
            </w:r>
          </w:p>
        </w:tc>
        <w:tc>
          <w:tcPr>
            <w:tcBorders>
              <w:left w:color="000000" w:space="0" w:sz="8" w:val="single"/>
              <w:bottom w:color="000000" w:space="0" w:sz="8" w:val="single"/>
              <w:right w:color="000000" w:space="0" w:sz="8" w:val="single"/>
            </w:tcBorders>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sz w:val="18"/>
                <w:szCs w:val="18"/>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MySQL, PostgreSQL, MongoDB,  SQL Server  </w:t>
            </w:r>
            <w:r w:rsidDel="00000000" w:rsidR="00000000" w:rsidRPr="00000000">
              <w:rPr>
                <w:rtl w:val="0"/>
              </w:rPr>
            </w:r>
          </w:p>
        </w:tc>
      </w:tr>
      <w:tr>
        <w:trPr>
          <w:cantSplit w:val="1"/>
          <w:tblHeader w:val="0"/>
        </w:trPr>
        <w:tc>
          <w:tcPr>
            <w:tcBorders>
              <w:left w:color="000000" w:space="0" w:sz="8" w:val="single"/>
              <w:bottom w:color="000000" w:space="0" w:sz="8" w:val="single"/>
            </w:tcBorders>
            <w:vAlign w:val="top"/>
          </w:tcPr>
          <w:p w:rsidR="00000000" w:rsidDel="00000000" w:rsidP="00000000" w:rsidRDefault="00000000" w:rsidRPr="00000000" w14:paraId="00000030">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Version Control Tools </w:t>
            </w:r>
            <w:r w:rsidDel="00000000" w:rsidR="00000000" w:rsidRPr="00000000">
              <w:rPr>
                <w:rtl w:val="0"/>
              </w:rPr>
            </w:r>
          </w:p>
        </w:tc>
        <w:tc>
          <w:tcPr>
            <w:tcBorders>
              <w:left w:color="000000" w:space="0" w:sz="8" w:val="single"/>
              <w:bottom w:color="000000" w:space="0" w:sz="8" w:val="single"/>
              <w:right w:color="000000" w:space="0" w:sz="8" w:val="single"/>
            </w:tcBorders>
            <w:vAlign w:val="top"/>
          </w:tcPr>
          <w:p w:rsidR="00000000" w:rsidDel="00000000" w:rsidP="00000000" w:rsidRDefault="00000000" w:rsidRPr="00000000" w14:paraId="00000031">
            <w:pPr>
              <w:widowControl w:val="0"/>
              <w:spacing w:after="0" w:line="24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Git, GitHub, GitLab</w:t>
            </w:r>
          </w:p>
        </w:tc>
      </w:tr>
      <w:tr>
        <w:trPr>
          <w:cantSplit w:val="1"/>
          <w:tblHeader w:val="0"/>
        </w:trPr>
        <w:tc>
          <w:tcPr>
            <w:tcBorders>
              <w:left w:color="000000" w:space="0" w:sz="8" w:val="single"/>
              <w:bottom w:color="000000" w:space="0" w:sz="8" w:val="single"/>
            </w:tcBorders>
            <w:vAlign w:val="top"/>
          </w:tcPr>
          <w:p w:rsidR="00000000" w:rsidDel="00000000" w:rsidP="00000000" w:rsidRDefault="00000000" w:rsidRPr="00000000" w14:paraId="00000032">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Other Knowledge </w:t>
            </w:r>
            <w:r w:rsidDel="00000000" w:rsidR="00000000" w:rsidRPr="00000000">
              <w:rPr>
                <w:rtl w:val="0"/>
              </w:rPr>
            </w:r>
          </w:p>
        </w:tc>
        <w:tc>
          <w:tcPr>
            <w:tcBorders>
              <w:left w:color="000000" w:space="0" w:sz="8" w:val="single"/>
              <w:bottom w:color="000000" w:space="0" w:sz="8" w:val="single"/>
              <w:right w:color="000000" w:space="0" w:sz="8" w:val="single"/>
            </w:tcBorders>
            <w:vAlign w:val="top"/>
          </w:tcPr>
          <w:p w:rsidR="00000000" w:rsidDel="00000000" w:rsidP="00000000" w:rsidRDefault="00000000" w:rsidRPr="00000000" w14:paraId="00000033">
            <w:pPr>
              <w:widowControl w:val="0"/>
              <w:spacing w:after="0" w:line="24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Ubuntu, Windows, MS Office</w:t>
            </w:r>
          </w:p>
        </w:tc>
      </w:tr>
    </w:tbl>
    <w:p w:rsidR="00000000" w:rsidDel="00000000" w:rsidP="00000000" w:rsidRDefault="00000000" w:rsidRPr="00000000" w14:paraId="00000034">
      <w:pPr>
        <w:spacing w:after="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5">
      <w:pPr>
        <w:spacing w:after="0" w:lineRule="auto"/>
        <w:rPr>
          <w:rFonts w:ascii="Verdana" w:cs="Verdana" w:eastAsia="Verdana" w:hAnsi="Verdana"/>
          <w:smallCaps w:val="0"/>
          <w:color w:val="000000"/>
          <w:sz w:val="28"/>
          <w:szCs w:val="28"/>
          <w:vertAlign w:val="baseline"/>
        </w:rPr>
      </w:pPr>
      <w:r w:rsidDel="00000000" w:rsidR="00000000" w:rsidRPr="00000000">
        <w:rPr>
          <w:rFonts w:ascii="Verdana" w:cs="Verdana" w:eastAsia="Verdana" w:hAnsi="Verdana"/>
          <w:smallCaps w:val="1"/>
          <w:color w:val="000000"/>
          <w:sz w:val="28"/>
          <w:szCs w:val="28"/>
          <w:vertAlign w:val="baseline"/>
          <w:rtl w:val="0"/>
        </w:rPr>
        <w:t xml:space="preserve">EDUCATION DETAILS</w:t>
      </w:r>
      <w:r w:rsidDel="00000000" w:rsidR="00000000" w:rsidRPr="00000000">
        <w:rPr>
          <w:rtl w:val="0"/>
        </w:rPr>
      </w:r>
    </w:p>
    <w:tbl>
      <w:tblPr>
        <w:tblStyle w:val="Table2"/>
        <w:tblW w:w="109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700"/>
        <w:gridCol w:w="2340"/>
        <w:gridCol w:w="3348"/>
        <w:tblGridChange w:id="0">
          <w:tblGrid>
            <w:gridCol w:w="2520"/>
            <w:gridCol w:w="2700"/>
            <w:gridCol w:w="2340"/>
            <w:gridCol w:w="3348"/>
          </w:tblGrid>
        </w:tblGridChange>
      </w:tblGrid>
      <w:tr>
        <w:trPr>
          <w:cantSplit w:val="0"/>
          <w:tblHeader w:val="0"/>
        </w:trPr>
        <w:tc>
          <w:tcPr>
            <w:tcBorders>
              <w:bottom w:color="000000" w:space="0" w:sz="4" w:val="single"/>
            </w:tcBorders>
            <w:vAlign w:val="top"/>
          </w:tcPr>
          <w:p w:rsidR="00000000" w:rsidDel="00000000" w:rsidP="00000000" w:rsidRDefault="00000000" w:rsidRPr="00000000" w14:paraId="00000036">
            <w:pPr>
              <w:spacing w:after="0" w:lineRule="auto"/>
              <w:jc w:val="center"/>
              <w:rPr>
                <w:rFonts w:ascii="Verdana" w:cs="Verdana" w:eastAsia="Verdana" w:hAnsi="Verdana"/>
                <w:b w:val="0"/>
                <w:smallCaps w:val="0"/>
                <w:color w:val="000000"/>
                <w:sz w:val="18"/>
                <w:szCs w:val="18"/>
                <w:vertAlign w:val="baseline"/>
              </w:rPr>
            </w:pPr>
            <w:r w:rsidDel="00000000" w:rsidR="00000000" w:rsidRPr="00000000">
              <w:rPr>
                <w:rFonts w:ascii="Verdana" w:cs="Verdana" w:eastAsia="Verdana" w:hAnsi="Verdana"/>
                <w:b w:val="1"/>
                <w:sz w:val="18"/>
                <w:szCs w:val="18"/>
                <w:vertAlign w:val="baseline"/>
                <w:rtl w:val="0"/>
              </w:rPr>
              <w:t xml:space="preserve">Qualification</w:t>
            </w:r>
            <w:r w:rsidDel="00000000" w:rsidR="00000000" w:rsidRPr="00000000">
              <w:rPr>
                <w:rtl w:val="0"/>
              </w:rPr>
            </w:r>
          </w:p>
        </w:tc>
        <w:tc>
          <w:tcPr>
            <w:vAlign w:val="top"/>
          </w:tcPr>
          <w:p w:rsidR="00000000" w:rsidDel="00000000" w:rsidP="00000000" w:rsidRDefault="00000000" w:rsidRPr="00000000" w14:paraId="00000037">
            <w:pPr>
              <w:spacing w:after="0" w:lineRule="auto"/>
              <w:jc w:val="center"/>
              <w:rPr>
                <w:rFonts w:ascii="Verdana" w:cs="Verdana" w:eastAsia="Verdana" w:hAnsi="Verdana"/>
                <w:b w:val="0"/>
                <w:smallCaps w:val="0"/>
                <w:color w:val="000000"/>
                <w:sz w:val="18"/>
                <w:szCs w:val="18"/>
                <w:vertAlign w:val="baseline"/>
              </w:rPr>
            </w:pPr>
            <w:r w:rsidDel="00000000" w:rsidR="00000000" w:rsidRPr="00000000">
              <w:rPr>
                <w:rFonts w:ascii="Verdana" w:cs="Verdana" w:eastAsia="Verdana" w:hAnsi="Verdana"/>
                <w:b w:val="1"/>
                <w:sz w:val="18"/>
                <w:szCs w:val="18"/>
                <w:vertAlign w:val="baseline"/>
                <w:rtl w:val="0"/>
              </w:rPr>
              <w:t xml:space="preserve">Year of Passing</w:t>
            </w:r>
            <w:r w:rsidDel="00000000" w:rsidR="00000000" w:rsidRPr="00000000">
              <w:rPr>
                <w:rtl w:val="0"/>
              </w:rPr>
            </w:r>
          </w:p>
        </w:tc>
        <w:tc>
          <w:tcPr>
            <w:vAlign w:val="top"/>
          </w:tcPr>
          <w:p w:rsidR="00000000" w:rsidDel="00000000" w:rsidP="00000000" w:rsidRDefault="00000000" w:rsidRPr="00000000" w14:paraId="00000038">
            <w:pPr>
              <w:spacing w:after="0" w:lineRule="auto"/>
              <w:jc w:val="center"/>
              <w:rPr>
                <w:rFonts w:ascii="Verdana" w:cs="Verdana" w:eastAsia="Verdana" w:hAnsi="Verdana"/>
                <w:b w:val="0"/>
                <w:smallCaps w:val="0"/>
                <w:color w:val="000000"/>
                <w:sz w:val="18"/>
                <w:szCs w:val="18"/>
                <w:vertAlign w:val="baseline"/>
              </w:rPr>
            </w:pPr>
            <w:r w:rsidDel="00000000" w:rsidR="00000000" w:rsidRPr="00000000">
              <w:rPr>
                <w:rFonts w:ascii="Verdana" w:cs="Verdana" w:eastAsia="Verdana" w:hAnsi="Verdana"/>
                <w:b w:val="1"/>
                <w:sz w:val="18"/>
                <w:szCs w:val="18"/>
                <w:vertAlign w:val="baseline"/>
                <w:rtl w:val="0"/>
              </w:rPr>
              <w:t xml:space="preserve">Percentage</w:t>
            </w:r>
            <w:r w:rsidDel="00000000" w:rsidR="00000000" w:rsidRPr="00000000">
              <w:rPr>
                <w:rtl w:val="0"/>
              </w:rPr>
            </w:r>
          </w:p>
        </w:tc>
        <w:tc>
          <w:tcPr>
            <w:vAlign w:val="top"/>
          </w:tcPr>
          <w:p w:rsidR="00000000" w:rsidDel="00000000" w:rsidP="00000000" w:rsidRDefault="00000000" w:rsidRPr="00000000" w14:paraId="00000039">
            <w:pPr>
              <w:spacing w:after="0" w:lineRule="auto"/>
              <w:jc w:val="center"/>
              <w:rPr>
                <w:rFonts w:ascii="Verdana" w:cs="Verdana" w:eastAsia="Verdana" w:hAnsi="Verdana"/>
                <w:b w:val="0"/>
                <w:smallCaps w:val="0"/>
                <w:color w:val="000000"/>
                <w:sz w:val="18"/>
                <w:szCs w:val="18"/>
                <w:vertAlign w:val="baseline"/>
              </w:rPr>
            </w:pPr>
            <w:r w:rsidDel="00000000" w:rsidR="00000000" w:rsidRPr="00000000">
              <w:rPr>
                <w:rFonts w:ascii="Verdana" w:cs="Verdana" w:eastAsia="Verdana" w:hAnsi="Verdana"/>
                <w:b w:val="1"/>
                <w:sz w:val="18"/>
                <w:szCs w:val="18"/>
                <w:vertAlign w:val="baseline"/>
                <w:rtl w:val="0"/>
              </w:rPr>
              <w:t xml:space="preserve">University</w:t>
            </w: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03A">
            <w:pPr>
              <w:spacing w:after="0" w:lineRule="auto"/>
              <w:jc w:val="center"/>
              <w:rPr>
                <w:rFonts w:ascii="Verdana" w:cs="Verdana" w:eastAsia="Verdana" w:hAnsi="Verdana"/>
                <w:smallCaps w:val="0"/>
                <w:color w:val="000000"/>
                <w:sz w:val="18"/>
                <w:szCs w:val="18"/>
                <w:vertAlign w:val="baseline"/>
              </w:rPr>
            </w:pPr>
            <w:r w:rsidDel="00000000" w:rsidR="00000000" w:rsidRPr="00000000">
              <w:rPr>
                <w:rFonts w:ascii="Verdana" w:cs="Verdana" w:eastAsia="Verdana" w:hAnsi="Verdana"/>
                <w:smallCaps w:val="1"/>
                <w:color w:val="000000"/>
                <w:sz w:val="18"/>
                <w:szCs w:val="18"/>
                <w:vertAlign w:val="baseline"/>
                <w:rtl w:val="0"/>
              </w:rPr>
              <w:t xml:space="preserve">MCA</w:t>
            </w:r>
            <w:r w:rsidDel="00000000" w:rsidR="00000000" w:rsidRPr="00000000">
              <w:rPr>
                <w:rtl w:val="0"/>
              </w:rPr>
            </w:r>
          </w:p>
        </w:tc>
        <w:tc>
          <w:tcPr>
            <w:vAlign w:val="top"/>
          </w:tcPr>
          <w:p w:rsidR="00000000" w:rsidDel="00000000" w:rsidP="00000000" w:rsidRDefault="00000000" w:rsidRPr="00000000" w14:paraId="0000003B">
            <w:pPr>
              <w:spacing w:after="0" w:lineRule="auto"/>
              <w:jc w:val="center"/>
              <w:rPr>
                <w:rFonts w:ascii="Verdana" w:cs="Verdana" w:eastAsia="Verdana" w:hAnsi="Verdana"/>
                <w:smallCaps w:val="0"/>
                <w:color w:val="000000"/>
                <w:sz w:val="18"/>
                <w:szCs w:val="18"/>
                <w:vertAlign w:val="baseline"/>
              </w:rPr>
            </w:pPr>
            <w:r w:rsidDel="00000000" w:rsidR="00000000" w:rsidRPr="00000000">
              <w:rPr>
                <w:rFonts w:ascii="Verdana" w:cs="Verdana" w:eastAsia="Verdana" w:hAnsi="Verdana"/>
                <w:smallCaps w:val="1"/>
                <w:color w:val="000000"/>
                <w:sz w:val="18"/>
                <w:szCs w:val="18"/>
                <w:vertAlign w:val="baseline"/>
                <w:rtl w:val="0"/>
              </w:rPr>
              <w:t xml:space="preserve">AUG - 2008</w:t>
            </w:r>
            <w:r w:rsidDel="00000000" w:rsidR="00000000" w:rsidRPr="00000000">
              <w:rPr>
                <w:rtl w:val="0"/>
              </w:rPr>
            </w:r>
          </w:p>
        </w:tc>
        <w:tc>
          <w:tcPr>
            <w:vAlign w:val="top"/>
          </w:tcPr>
          <w:p w:rsidR="00000000" w:rsidDel="00000000" w:rsidP="00000000" w:rsidRDefault="00000000" w:rsidRPr="00000000" w14:paraId="0000003C">
            <w:pPr>
              <w:spacing w:after="0" w:lineRule="auto"/>
              <w:jc w:val="center"/>
              <w:rPr>
                <w:rFonts w:ascii="Verdana" w:cs="Verdana" w:eastAsia="Verdana" w:hAnsi="Verdana"/>
                <w:smallCaps w:val="0"/>
                <w:color w:val="000000"/>
                <w:sz w:val="18"/>
                <w:szCs w:val="18"/>
                <w:vertAlign w:val="baseline"/>
              </w:rPr>
            </w:pPr>
            <w:r w:rsidDel="00000000" w:rsidR="00000000" w:rsidRPr="00000000">
              <w:rPr>
                <w:rFonts w:ascii="Verdana" w:cs="Verdana" w:eastAsia="Verdana" w:hAnsi="Verdana"/>
                <w:smallCaps w:val="1"/>
                <w:color w:val="000000"/>
                <w:sz w:val="18"/>
                <w:szCs w:val="18"/>
                <w:vertAlign w:val="baseline"/>
                <w:rtl w:val="0"/>
              </w:rPr>
              <w:t xml:space="preserve">66%</w:t>
            </w:r>
            <w:r w:rsidDel="00000000" w:rsidR="00000000" w:rsidRPr="00000000">
              <w:rPr>
                <w:rtl w:val="0"/>
              </w:rPr>
            </w:r>
          </w:p>
        </w:tc>
        <w:tc>
          <w:tcPr>
            <w:vAlign w:val="top"/>
          </w:tcPr>
          <w:p w:rsidR="00000000" w:rsidDel="00000000" w:rsidP="00000000" w:rsidRDefault="00000000" w:rsidRPr="00000000" w14:paraId="0000003D">
            <w:pPr>
              <w:spacing w:after="0" w:lineRule="auto"/>
              <w:jc w:val="center"/>
              <w:rPr>
                <w:rFonts w:ascii="Verdana" w:cs="Verdana" w:eastAsia="Verdana" w:hAnsi="Verdana"/>
                <w:smallCaps w:val="0"/>
                <w:color w:val="000000"/>
                <w:sz w:val="18"/>
                <w:szCs w:val="18"/>
                <w:vertAlign w:val="baseline"/>
              </w:rPr>
            </w:pPr>
            <w:r w:rsidDel="00000000" w:rsidR="00000000" w:rsidRPr="00000000">
              <w:rPr>
                <w:rFonts w:ascii="Verdana" w:cs="Verdana" w:eastAsia="Verdana" w:hAnsi="Verdana"/>
                <w:smallCaps w:val="1"/>
                <w:color w:val="000000"/>
                <w:sz w:val="18"/>
                <w:szCs w:val="18"/>
                <w:vertAlign w:val="baseline"/>
                <w:rtl w:val="0"/>
              </w:rPr>
              <w:t xml:space="preserve">GUJARAT UNIVERSITY</w:t>
            </w:r>
            <w:r w:rsidDel="00000000" w:rsidR="00000000" w:rsidRPr="00000000">
              <w:rPr>
                <w:rtl w:val="0"/>
              </w:rPr>
            </w:r>
          </w:p>
        </w:tc>
      </w:tr>
      <w:tr>
        <w:trPr>
          <w:cantSplit w:val="0"/>
          <w:tblHeader w:val="0"/>
        </w:trPr>
        <w:tc>
          <w:tcPr>
            <w:tcBorders>
              <w:top w:color="000000" w:space="0" w:sz="4" w:val="single"/>
            </w:tcBorders>
            <w:vAlign w:val="top"/>
          </w:tcPr>
          <w:p w:rsidR="00000000" w:rsidDel="00000000" w:rsidP="00000000" w:rsidRDefault="00000000" w:rsidRPr="00000000" w14:paraId="0000003E">
            <w:pPr>
              <w:spacing w:after="0" w:lineRule="auto"/>
              <w:jc w:val="center"/>
              <w:rPr>
                <w:rFonts w:ascii="Verdana" w:cs="Verdana" w:eastAsia="Verdana" w:hAnsi="Verdana"/>
                <w:smallCaps w:val="0"/>
                <w:color w:val="000000"/>
                <w:sz w:val="18"/>
                <w:szCs w:val="18"/>
                <w:vertAlign w:val="baseline"/>
              </w:rPr>
            </w:pPr>
            <w:r w:rsidDel="00000000" w:rsidR="00000000" w:rsidRPr="00000000">
              <w:rPr>
                <w:rFonts w:ascii="Verdana" w:cs="Verdana" w:eastAsia="Verdana" w:hAnsi="Verdana"/>
                <w:smallCaps w:val="1"/>
                <w:color w:val="000000"/>
                <w:sz w:val="18"/>
                <w:szCs w:val="18"/>
                <w:vertAlign w:val="baseline"/>
                <w:rtl w:val="0"/>
              </w:rPr>
              <w:t xml:space="preserve">BCA</w:t>
            </w:r>
            <w:r w:rsidDel="00000000" w:rsidR="00000000" w:rsidRPr="00000000">
              <w:rPr>
                <w:rtl w:val="0"/>
              </w:rPr>
            </w:r>
          </w:p>
        </w:tc>
        <w:tc>
          <w:tcPr>
            <w:vAlign w:val="top"/>
          </w:tcPr>
          <w:p w:rsidR="00000000" w:rsidDel="00000000" w:rsidP="00000000" w:rsidRDefault="00000000" w:rsidRPr="00000000" w14:paraId="0000003F">
            <w:pPr>
              <w:spacing w:after="0" w:lineRule="auto"/>
              <w:jc w:val="center"/>
              <w:rPr>
                <w:rFonts w:ascii="Verdana" w:cs="Verdana" w:eastAsia="Verdana" w:hAnsi="Verdana"/>
                <w:smallCaps w:val="0"/>
                <w:color w:val="000000"/>
                <w:sz w:val="18"/>
                <w:szCs w:val="18"/>
                <w:vertAlign w:val="baseline"/>
              </w:rPr>
            </w:pPr>
            <w:r w:rsidDel="00000000" w:rsidR="00000000" w:rsidRPr="00000000">
              <w:rPr>
                <w:rFonts w:ascii="Verdana" w:cs="Verdana" w:eastAsia="Verdana" w:hAnsi="Verdana"/>
                <w:smallCaps w:val="1"/>
                <w:color w:val="000000"/>
                <w:sz w:val="18"/>
                <w:szCs w:val="18"/>
                <w:vertAlign w:val="baseline"/>
                <w:rtl w:val="0"/>
              </w:rPr>
              <w:t xml:space="preserve">MAY - 2005</w:t>
            </w:r>
            <w:r w:rsidDel="00000000" w:rsidR="00000000" w:rsidRPr="00000000">
              <w:rPr>
                <w:rtl w:val="0"/>
              </w:rPr>
            </w:r>
          </w:p>
        </w:tc>
        <w:tc>
          <w:tcPr>
            <w:vAlign w:val="top"/>
          </w:tcPr>
          <w:p w:rsidR="00000000" w:rsidDel="00000000" w:rsidP="00000000" w:rsidRDefault="00000000" w:rsidRPr="00000000" w14:paraId="00000040">
            <w:pPr>
              <w:spacing w:after="0" w:lineRule="auto"/>
              <w:jc w:val="center"/>
              <w:rPr>
                <w:rFonts w:ascii="Verdana" w:cs="Verdana" w:eastAsia="Verdana" w:hAnsi="Verdana"/>
                <w:smallCaps w:val="0"/>
                <w:color w:val="000000"/>
                <w:sz w:val="18"/>
                <w:szCs w:val="18"/>
                <w:vertAlign w:val="baseline"/>
              </w:rPr>
            </w:pPr>
            <w:r w:rsidDel="00000000" w:rsidR="00000000" w:rsidRPr="00000000">
              <w:rPr>
                <w:rFonts w:ascii="Verdana" w:cs="Verdana" w:eastAsia="Verdana" w:hAnsi="Verdana"/>
                <w:smallCaps w:val="1"/>
                <w:color w:val="000000"/>
                <w:sz w:val="18"/>
                <w:szCs w:val="18"/>
                <w:vertAlign w:val="baseline"/>
                <w:rtl w:val="0"/>
              </w:rPr>
              <w:t xml:space="preserve">60%</w:t>
            </w:r>
            <w:r w:rsidDel="00000000" w:rsidR="00000000" w:rsidRPr="00000000">
              <w:rPr>
                <w:rtl w:val="0"/>
              </w:rPr>
            </w:r>
          </w:p>
        </w:tc>
        <w:tc>
          <w:tcPr>
            <w:vAlign w:val="top"/>
          </w:tcPr>
          <w:p w:rsidR="00000000" w:rsidDel="00000000" w:rsidP="00000000" w:rsidRDefault="00000000" w:rsidRPr="00000000" w14:paraId="00000041">
            <w:pPr>
              <w:spacing w:after="0" w:lineRule="auto"/>
              <w:jc w:val="center"/>
              <w:rPr>
                <w:rFonts w:ascii="Verdana" w:cs="Verdana" w:eastAsia="Verdana" w:hAnsi="Verdana"/>
                <w:smallCaps w:val="0"/>
                <w:color w:val="000000"/>
                <w:sz w:val="18"/>
                <w:szCs w:val="18"/>
                <w:vertAlign w:val="baseline"/>
              </w:rPr>
            </w:pPr>
            <w:r w:rsidDel="00000000" w:rsidR="00000000" w:rsidRPr="00000000">
              <w:rPr>
                <w:rFonts w:ascii="Verdana" w:cs="Verdana" w:eastAsia="Verdana" w:hAnsi="Verdana"/>
                <w:smallCaps w:val="1"/>
                <w:color w:val="000000"/>
                <w:sz w:val="18"/>
                <w:szCs w:val="18"/>
                <w:vertAlign w:val="baseline"/>
                <w:rtl w:val="0"/>
              </w:rPr>
              <w:t xml:space="preserve">M.S. UNIVERSITY OF BARODA</w:t>
            </w:r>
            <w:r w:rsidDel="00000000" w:rsidR="00000000" w:rsidRPr="00000000">
              <w:rPr>
                <w:rtl w:val="0"/>
              </w:rPr>
            </w:r>
          </w:p>
        </w:tc>
      </w:tr>
    </w:tbl>
    <w:p w:rsidR="00000000" w:rsidDel="00000000" w:rsidP="00000000" w:rsidRDefault="00000000" w:rsidRPr="00000000" w14:paraId="00000042">
      <w:pPr>
        <w:spacing w:after="0" w:lineRule="auto"/>
        <w:rPr>
          <w:rFonts w:ascii="Verdana" w:cs="Verdana" w:eastAsia="Verdana" w:hAnsi="Verdana"/>
          <w:sz w:val="28"/>
          <w:szCs w:val="28"/>
        </w:rPr>
      </w:pPr>
      <w:r w:rsidDel="00000000" w:rsidR="00000000" w:rsidRPr="00000000">
        <w:rPr>
          <w:rFonts w:ascii="Verdana" w:cs="Verdana" w:eastAsia="Verdana" w:hAnsi="Verdana"/>
          <w:smallCaps w:val="1"/>
          <w:color w:val="000000"/>
          <w:sz w:val="28"/>
          <w:szCs w:val="28"/>
          <w:vertAlign w:val="baseline"/>
          <w:rtl w:val="0"/>
        </w:rPr>
        <w:t xml:space="preserve">PROFESSIONAL EXPERIENCE</w:t>
      </w:r>
      <w:r w:rsidDel="00000000" w:rsidR="00000000" w:rsidRPr="00000000">
        <w:rPr>
          <w:rtl w:val="0"/>
        </w:rPr>
      </w:r>
    </w:p>
    <w:sdt>
      <w:sdtPr>
        <w:lock w:val="contentLocked"/>
        <w:id w:val="295219597"/>
        <w:tag w:val="goog_rdk_0"/>
      </w:sdtPr>
      <w:sdtContent>
        <w:tbl>
          <w:tblPr>
            <w:tblStyle w:val="Table3"/>
            <w:tblW w:w="110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1845"/>
            <w:gridCol w:w="1530"/>
            <w:gridCol w:w="1320"/>
            <w:gridCol w:w="3555"/>
            <w:tblGridChange w:id="0">
              <w:tblGrid>
                <w:gridCol w:w="2775"/>
                <w:gridCol w:w="1845"/>
                <w:gridCol w:w="1530"/>
                <w:gridCol w:w="1320"/>
                <w:gridCol w:w="3555"/>
              </w:tblGrid>
            </w:tblGridChange>
          </w:tblGrid>
          <w:tr>
            <w:trPr>
              <w:cantSplit w:val="0"/>
              <w:trHeight w:val="548" w:hRule="atLeast"/>
              <w:tblHeader w:val="0"/>
            </w:trPr>
            <w:tc>
              <w:tcPr>
                <w:vAlign w:val="top"/>
              </w:tcPr>
              <w:p w:rsidR="00000000" w:rsidDel="00000000" w:rsidP="00000000" w:rsidRDefault="00000000" w:rsidRPr="00000000" w14:paraId="00000043">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Project  </w:t>
                </w:r>
                <w:r w:rsidDel="00000000" w:rsidR="00000000" w:rsidRPr="00000000">
                  <w:rPr>
                    <w:rtl w:val="0"/>
                  </w:rPr>
                </w:r>
              </w:p>
            </w:tc>
            <w:tc>
              <w:tcPr>
                <w:vAlign w:val="top"/>
              </w:tcPr>
              <w:p w:rsidR="00000000" w:rsidDel="00000000" w:rsidP="00000000" w:rsidRDefault="00000000" w:rsidRPr="00000000" w14:paraId="00000044">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Company Name</w:t>
                </w:r>
                <w:r w:rsidDel="00000000" w:rsidR="00000000" w:rsidRPr="00000000">
                  <w:rPr>
                    <w:rtl w:val="0"/>
                  </w:rPr>
                </w:r>
              </w:p>
            </w:tc>
            <w:tc>
              <w:tcPr>
                <w:vAlign w:val="top"/>
              </w:tcPr>
              <w:p w:rsidR="00000000" w:rsidDel="00000000" w:rsidP="00000000" w:rsidRDefault="00000000" w:rsidRPr="00000000" w14:paraId="00000045">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Environment</w:t>
                </w:r>
                <w:r w:rsidDel="00000000" w:rsidR="00000000" w:rsidRPr="00000000">
                  <w:rPr>
                    <w:rtl w:val="0"/>
                  </w:rPr>
                </w:r>
              </w:p>
            </w:tc>
            <w:tc>
              <w:tcPr>
                <w:vAlign w:val="top"/>
              </w:tcPr>
              <w:p w:rsidR="00000000" w:rsidDel="00000000" w:rsidP="00000000" w:rsidRDefault="00000000" w:rsidRPr="00000000" w14:paraId="00000046">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Database</w:t>
                </w:r>
                <w:r w:rsidDel="00000000" w:rsidR="00000000" w:rsidRPr="00000000">
                  <w:rPr>
                    <w:rtl w:val="0"/>
                  </w:rPr>
                </w:r>
              </w:p>
            </w:tc>
            <w:tc>
              <w:tcPr>
                <w:vAlign w:val="top"/>
              </w:tcPr>
              <w:p w:rsidR="00000000" w:rsidDel="00000000" w:rsidP="00000000" w:rsidRDefault="00000000" w:rsidRPr="00000000" w14:paraId="00000047">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048">
                <w:pPr>
                  <w:rPr>
                    <w:color w:val="0000ff"/>
                  </w:rPr>
                </w:pPr>
                <w:r w:rsidDel="00000000" w:rsidR="00000000" w:rsidRPr="00000000">
                  <w:rPr>
                    <w:rFonts w:ascii="Verdana" w:cs="Verdana" w:eastAsia="Verdana" w:hAnsi="Verdana"/>
                    <w:color w:val="0000ff"/>
                    <w:rtl w:val="0"/>
                  </w:rPr>
                  <w:t xml:space="preserve">https://lextra.nl/</w:t>
                </w:r>
                <w:r w:rsidDel="00000000" w:rsidR="00000000" w:rsidRPr="00000000">
                  <w:rPr>
                    <w:rtl w:val="0"/>
                  </w:rPr>
                </w:r>
              </w:p>
            </w:tc>
            <w:tc>
              <w:tcPr>
                <w:vAlign w:val="top"/>
              </w:tcPr>
              <w:p w:rsidR="00000000" w:rsidDel="00000000" w:rsidP="00000000" w:rsidRDefault="00000000" w:rsidRPr="00000000" w14:paraId="00000049">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IndiaNIC Infotech Ltd</w:t>
                </w:r>
              </w:p>
            </w:tc>
            <w:tc>
              <w:tcPr>
                <w:vAlign w:val="top"/>
              </w:tcPr>
              <w:p w:rsidR="00000000" w:rsidDel="00000000" w:rsidP="00000000" w:rsidRDefault="00000000" w:rsidRPr="00000000" w14:paraId="0000004A">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Go + Svelte</w:t>
                </w:r>
              </w:p>
            </w:tc>
            <w:tc>
              <w:tcPr>
                <w:vAlign w:val="top"/>
              </w:tcPr>
              <w:p w:rsidR="00000000" w:rsidDel="00000000" w:rsidP="00000000" w:rsidRDefault="00000000" w:rsidRPr="00000000" w14:paraId="0000004B">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MongoDB</w:t>
                </w:r>
              </w:p>
            </w:tc>
            <w:tc>
              <w:tcPr>
                <w:vAlign w:val="top"/>
              </w:tcPr>
              <w:p w:rsidR="00000000" w:rsidDel="00000000" w:rsidP="00000000" w:rsidRDefault="00000000" w:rsidRPr="00000000" w14:paraId="0000004C">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Developer</w:t>
                </w:r>
              </w:p>
            </w:tc>
          </w:tr>
          <w:tr>
            <w:trPr>
              <w:cantSplit w:val="0"/>
              <w:trHeight w:val="975" w:hRule="atLeast"/>
              <w:tblHeader w:val="0"/>
            </w:trPr>
            <w:tc>
              <w:tcPr>
                <w:vAlign w:val="top"/>
              </w:tcPr>
              <w:p w:rsidR="00000000" w:rsidDel="00000000" w:rsidP="00000000" w:rsidRDefault="00000000" w:rsidRPr="00000000" w14:paraId="0000004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Description</w:t>
                </w:r>
              </w:p>
            </w:tc>
            <w:tc>
              <w:tcPr>
                <w:gridSpan w:val="4"/>
                <w:vAlign w:val="top"/>
              </w:tcPr>
              <w:p w:rsidR="00000000" w:rsidDel="00000000" w:rsidP="00000000" w:rsidRDefault="00000000" w:rsidRPr="00000000" w14:paraId="0000004E">
                <w:pPr>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Developed a modern legal-tech platform enabling Dutch lawyers to perform AI-assisted legal searches and analysis. Built a responsive Svelte frontend optimized for performance, scalability, and security, and implemented Go-based backend services for data processing and case scraping.</w:t>
                </w:r>
              </w:p>
            </w:tc>
          </w:tr>
        </w:tbl>
      </w:sdtContent>
    </w:sdt>
    <w:p w:rsidR="00000000" w:rsidDel="00000000" w:rsidP="00000000" w:rsidRDefault="00000000" w:rsidRPr="00000000" w14:paraId="00000052">
      <w:pPr>
        <w:spacing w:after="0" w:lineRule="auto"/>
        <w:rPr>
          <w:rFonts w:ascii="Verdana" w:cs="Verdana" w:eastAsia="Verdana" w:hAnsi="Verdana"/>
          <w:sz w:val="28"/>
          <w:szCs w:val="28"/>
        </w:rPr>
      </w:pPr>
      <w:r w:rsidDel="00000000" w:rsidR="00000000" w:rsidRPr="00000000">
        <w:rPr>
          <w:rtl w:val="0"/>
        </w:rPr>
      </w:r>
    </w:p>
    <w:tbl>
      <w:tblPr>
        <w:tblStyle w:val="Table4"/>
        <w:tblW w:w="110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1845"/>
        <w:gridCol w:w="1530"/>
        <w:gridCol w:w="1320"/>
        <w:gridCol w:w="3555"/>
        <w:tblGridChange w:id="0">
          <w:tblGrid>
            <w:gridCol w:w="2775"/>
            <w:gridCol w:w="1845"/>
            <w:gridCol w:w="1530"/>
            <w:gridCol w:w="1320"/>
            <w:gridCol w:w="3555"/>
          </w:tblGrid>
        </w:tblGridChange>
      </w:tblGrid>
      <w:tr>
        <w:trPr>
          <w:cantSplit w:val="0"/>
          <w:trHeight w:val="548" w:hRule="atLeast"/>
          <w:tblHeader w:val="0"/>
        </w:trPr>
        <w:tc>
          <w:tcPr>
            <w:vAlign w:val="top"/>
          </w:tcPr>
          <w:p w:rsidR="00000000" w:rsidDel="00000000" w:rsidP="00000000" w:rsidRDefault="00000000" w:rsidRPr="00000000" w14:paraId="00000053">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Project  </w:t>
            </w:r>
            <w:r w:rsidDel="00000000" w:rsidR="00000000" w:rsidRPr="00000000">
              <w:rPr>
                <w:rtl w:val="0"/>
              </w:rPr>
            </w:r>
          </w:p>
        </w:tc>
        <w:tc>
          <w:tcPr>
            <w:vAlign w:val="top"/>
          </w:tcPr>
          <w:p w:rsidR="00000000" w:rsidDel="00000000" w:rsidP="00000000" w:rsidRDefault="00000000" w:rsidRPr="00000000" w14:paraId="00000054">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Company Name</w:t>
            </w:r>
            <w:r w:rsidDel="00000000" w:rsidR="00000000" w:rsidRPr="00000000">
              <w:rPr>
                <w:rtl w:val="0"/>
              </w:rPr>
            </w:r>
          </w:p>
        </w:tc>
        <w:tc>
          <w:tcPr>
            <w:vAlign w:val="top"/>
          </w:tcPr>
          <w:p w:rsidR="00000000" w:rsidDel="00000000" w:rsidP="00000000" w:rsidRDefault="00000000" w:rsidRPr="00000000" w14:paraId="00000055">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Environment</w:t>
            </w:r>
            <w:r w:rsidDel="00000000" w:rsidR="00000000" w:rsidRPr="00000000">
              <w:rPr>
                <w:rtl w:val="0"/>
              </w:rPr>
            </w:r>
          </w:p>
        </w:tc>
        <w:tc>
          <w:tcPr>
            <w:vAlign w:val="top"/>
          </w:tcPr>
          <w:p w:rsidR="00000000" w:rsidDel="00000000" w:rsidP="00000000" w:rsidRDefault="00000000" w:rsidRPr="00000000" w14:paraId="00000056">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Database</w:t>
            </w:r>
            <w:r w:rsidDel="00000000" w:rsidR="00000000" w:rsidRPr="00000000">
              <w:rPr>
                <w:rtl w:val="0"/>
              </w:rPr>
            </w:r>
          </w:p>
        </w:tc>
        <w:tc>
          <w:tcPr>
            <w:vAlign w:val="top"/>
          </w:tcPr>
          <w:p w:rsidR="00000000" w:rsidDel="00000000" w:rsidP="00000000" w:rsidRDefault="00000000" w:rsidRPr="00000000" w14:paraId="00000057">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058">
            <w:pPr>
              <w:rPr>
                <w:color w:val="0000ff"/>
              </w:rPr>
            </w:pPr>
            <w:r w:rsidDel="00000000" w:rsidR="00000000" w:rsidRPr="00000000">
              <w:rPr>
                <w:rFonts w:ascii="Verdana" w:cs="Verdana" w:eastAsia="Verdana" w:hAnsi="Verdana"/>
                <w:color w:val="0000ff"/>
                <w:rtl w:val="0"/>
              </w:rPr>
              <w:t xml:space="preserve">https://onlymaldives.com/</w:t>
            </w:r>
            <w:r w:rsidDel="00000000" w:rsidR="00000000" w:rsidRPr="00000000">
              <w:rPr>
                <w:rtl w:val="0"/>
              </w:rPr>
            </w:r>
          </w:p>
        </w:tc>
        <w:tc>
          <w:tcPr>
            <w:vAlign w:val="top"/>
          </w:tcPr>
          <w:p w:rsidR="00000000" w:rsidDel="00000000" w:rsidP="00000000" w:rsidRDefault="00000000" w:rsidRPr="00000000" w14:paraId="00000059">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IndiaNIC Infotech Ltd</w:t>
            </w:r>
          </w:p>
        </w:tc>
        <w:tc>
          <w:tcPr>
            <w:vAlign w:val="top"/>
          </w:tcPr>
          <w:p w:rsidR="00000000" w:rsidDel="00000000" w:rsidP="00000000" w:rsidRDefault="00000000" w:rsidRPr="00000000" w14:paraId="0000005A">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Laravel + Filament</w:t>
            </w:r>
          </w:p>
        </w:tc>
        <w:tc>
          <w:tcPr>
            <w:vAlign w:val="top"/>
          </w:tcPr>
          <w:p w:rsidR="00000000" w:rsidDel="00000000" w:rsidP="00000000" w:rsidRDefault="00000000" w:rsidRPr="00000000" w14:paraId="0000005B">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PostgreSQL</w:t>
            </w:r>
          </w:p>
        </w:tc>
        <w:tc>
          <w:tcPr>
            <w:vAlign w:val="top"/>
          </w:tcPr>
          <w:p w:rsidR="00000000" w:rsidDel="00000000" w:rsidP="00000000" w:rsidRDefault="00000000" w:rsidRPr="00000000" w14:paraId="0000005C">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Developer</w:t>
            </w:r>
          </w:p>
        </w:tc>
      </w:tr>
      <w:tr>
        <w:trPr>
          <w:cantSplit w:val="0"/>
          <w:trHeight w:val="1447.55859375" w:hRule="atLeast"/>
          <w:tblHeader w:val="0"/>
        </w:trPr>
        <w:tc>
          <w:tcPr>
            <w:vAlign w:val="top"/>
          </w:tcPr>
          <w:p w:rsidR="00000000" w:rsidDel="00000000" w:rsidP="00000000" w:rsidRDefault="00000000" w:rsidRPr="00000000" w14:paraId="0000005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Description</w:t>
            </w:r>
          </w:p>
        </w:tc>
        <w:tc>
          <w:tcPr>
            <w:gridSpan w:val="4"/>
            <w:vAlign w:val="top"/>
          </w:tcPr>
          <w:p w:rsidR="00000000" w:rsidDel="00000000" w:rsidP="00000000" w:rsidRDefault="00000000" w:rsidRPr="00000000" w14:paraId="0000005E">
            <w:pPr>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OnlyMaldives is a travel platform offering curated experiences, luxury resort bookings, and comprehensive travel guides for Maldives tourism. I developed the admin panel and RESTful APIs, ensuring efficient data management and secure communication between services. The front-end was designed and implemented in Angular for an interactive user experience. Third-party APIs were integrated for real-time booking, payment processing, and user authentication. The platform is optimized for performance, ensuring a responsive and seamless user experience across all devices.</w:t>
            </w:r>
          </w:p>
        </w:tc>
      </w:tr>
    </w:tbl>
    <w:p w:rsidR="00000000" w:rsidDel="00000000" w:rsidP="00000000" w:rsidRDefault="00000000" w:rsidRPr="00000000" w14:paraId="00000062">
      <w:pPr>
        <w:spacing w:after="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63">
      <w:pPr>
        <w:spacing w:after="0" w:lineRule="auto"/>
        <w:rPr>
          <w:rFonts w:ascii="Verdana" w:cs="Verdana" w:eastAsia="Verdana" w:hAnsi="Verdana"/>
          <w:sz w:val="28"/>
          <w:szCs w:val="28"/>
        </w:rPr>
      </w:pPr>
      <w:r w:rsidDel="00000000" w:rsidR="00000000" w:rsidRPr="00000000">
        <w:rPr>
          <w:rtl w:val="0"/>
        </w:rPr>
      </w:r>
    </w:p>
    <w:tbl>
      <w:tblPr>
        <w:tblStyle w:val="Table5"/>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064">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Project  </w:t>
            </w:r>
            <w:r w:rsidDel="00000000" w:rsidR="00000000" w:rsidRPr="00000000">
              <w:rPr>
                <w:rtl w:val="0"/>
              </w:rPr>
            </w:r>
          </w:p>
        </w:tc>
        <w:tc>
          <w:tcPr>
            <w:vAlign w:val="top"/>
          </w:tcPr>
          <w:p w:rsidR="00000000" w:rsidDel="00000000" w:rsidP="00000000" w:rsidRDefault="00000000" w:rsidRPr="00000000" w14:paraId="00000065">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Company Name</w:t>
            </w:r>
            <w:r w:rsidDel="00000000" w:rsidR="00000000" w:rsidRPr="00000000">
              <w:rPr>
                <w:rtl w:val="0"/>
              </w:rPr>
            </w:r>
          </w:p>
        </w:tc>
        <w:tc>
          <w:tcPr>
            <w:vAlign w:val="top"/>
          </w:tcPr>
          <w:p w:rsidR="00000000" w:rsidDel="00000000" w:rsidP="00000000" w:rsidRDefault="00000000" w:rsidRPr="00000000" w14:paraId="00000066">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Environment</w:t>
            </w:r>
            <w:r w:rsidDel="00000000" w:rsidR="00000000" w:rsidRPr="00000000">
              <w:rPr>
                <w:rtl w:val="0"/>
              </w:rPr>
            </w:r>
          </w:p>
        </w:tc>
        <w:tc>
          <w:tcPr>
            <w:vAlign w:val="top"/>
          </w:tcPr>
          <w:p w:rsidR="00000000" w:rsidDel="00000000" w:rsidP="00000000" w:rsidRDefault="00000000" w:rsidRPr="00000000" w14:paraId="00000067">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Database</w:t>
            </w:r>
            <w:r w:rsidDel="00000000" w:rsidR="00000000" w:rsidRPr="00000000">
              <w:rPr>
                <w:rtl w:val="0"/>
              </w:rPr>
            </w:r>
          </w:p>
        </w:tc>
        <w:tc>
          <w:tcPr>
            <w:vAlign w:val="top"/>
          </w:tcPr>
          <w:p w:rsidR="00000000" w:rsidDel="00000000" w:rsidP="00000000" w:rsidRDefault="00000000" w:rsidRPr="00000000" w14:paraId="00000068">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069">
            <w:pPr>
              <w:rPr>
                <w:color w:val="0000ff"/>
              </w:rPr>
            </w:pPr>
            <w:r w:rsidDel="00000000" w:rsidR="00000000" w:rsidRPr="00000000">
              <w:rPr>
                <w:rFonts w:ascii="Verdana" w:cs="Verdana" w:eastAsia="Verdana" w:hAnsi="Verdana"/>
                <w:color w:val="0000ff"/>
                <w:rtl w:val="0"/>
              </w:rPr>
              <w:t xml:space="preserve">https://upskill.cambridge.org/</w:t>
            </w:r>
            <w:r w:rsidDel="00000000" w:rsidR="00000000" w:rsidRPr="00000000">
              <w:rPr>
                <w:rtl w:val="0"/>
              </w:rPr>
            </w:r>
          </w:p>
        </w:tc>
        <w:tc>
          <w:tcPr>
            <w:vAlign w:val="top"/>
          </w:tcPr>
          <w:p w:rsidR="00000000" w:rsidDel="00000000" w:rsidP="00000000" w:rsidRDefault="00000000" w:rsidRPr="00000000" w14:paraId="0000006A">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IndiaNIC Infotech Ltd</w:t>
            </w:r>
          </w:p>
        </w:tc>
        <w:tc>
          <w:tcPr>
            <w:vAlign w:val="top"/>
          </w:tcPr>
          <w:p w:rsidR="00000000" w:rsidDel="00000000" w:rsidP="00000000" w:rsidRDefault="00000000" w:rsidRPr="00000000" w14:paraId="0000006B">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Laravel + NodeJs</w:t>
            </w:r>
          </w:p>
        </w:tc>
        <w:tc>
          <w:tcPr>
            <w:vAlign w:val="top"/>
          </w:tcPr>
          <w:p w:rsidR="00000000" w:rsidDel="00000000" w:rsidP="00000000" w:rsidRDefault="00000000" w:rsidRPr="00000000" w14:paraId="0000006C">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MySQL + MongoDB </w:t>
            </w:r>
          </w:p>
        </w:tc>
        <w:tc>
          <w:tcPr>
            <w:vAlign w:val="top"/>
          </w:tcPr>
          <w:p w:rsidR="00000000" w:rsidDel="00000000" w:rsidP="00000000" w:rsidRDefault="00000000" w:rsidRPr="00000000" w14:paraId="0000006D">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Developer</w:t>
            </w:r>
          </w:p>
        </w:tc>
      </w:tr>
      <w:tr>
        <w:trPr>
          <w:cantSplit w:val="0"/>
          <w:trHeight w:val="1065" w:hRule="atLeast"/>
          <w:tblHeader w:val="0"/>
        </w:trPr>
        <w:tc>
          <w:tcPr>
            <w:vAlign w:val="top"/>
          </w:tcPr>
          <w:p w:rsidR="00000000" w:rsidDel="00000000" w:rsidP="00000000" w:rsidRDefault="00000000" w:rsidRPr="00000000" w14:paraId="0000006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Description</w:t>
            </w:r>
          </w:p>
        </w:tc>
        <w:tc>
          <w:tcPr>
            <w:gridSpan w:val="4"/>
            <w:vAlign w:val="top"/>
          </w:tcPr>
          <w:p w:rsidR="00000000" w:rsidDel="00000000" w:rsidP="00000000" w:rsidRDefault="00000000" w:rsidRPr="00000000" w14:paraId="0000006F">
            <w:pPr>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 comprehensive learning and assessment platform by Cambridge University Press &amp; Assessment, aimed at enhancing personal and professional growth. It delivers practical, real-world content and English language assessments to help learners build confidence and stay prepared for a rapidly changing world.</w:t>
            </w:r>
          </w:p>
        </w:tc>
      </w:tr>
    </w:tbl>
    <w:p w:rsidR="00000000" w:rsidDel="00000000" w:rsidP="00000000" w:rsidRDefault="00000000" w:rsidRPr="00000000" w14:paraId="00000073">
      <w:pPr>
        <w:spacing w:after="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74">
      <w:pPr>
        <w:spacing w:after="0" w:lineRule="auto"/>
        <w:rPr>
          <w:rFonts w:ascii="Verdana" w:cs="Verdana" w:eastAsia="Verdana" w:hAnsi="Verdana"/>
          <w:sz w:val="28"/>
          <w:szCs w:val="28"/>
        </w:rPr>
      </w:pPr>
      <w:r w:rsidDel="00000000" w:rsidR="00000000" w:rsidRPr="00000000">
        <w:rPr>
          <w:rtl w:val="0"/>
        </w:rPr>
      </w:r>
    </w:p>
    <w:tbl>
      <w:tblPr>
        <w:tblStyle w:val="Table6"/>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075">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Project  </w:t>
            </w:r>
            <w:r w:rsidDel="00000000" w:rsidR="00000000" w:rsidRPr="00000000">
              <w:rPr>
                <w:rtl w:val="0"/>
              </w:rPr>
            </w:r>
          </w:p>
        </w:tc>
        <w:tc>
          <w:tcPr>
            <w:vAlign w:val="top"/>
          </w:tcPr>
          <w:p w:rsidR="00000000" w:rsidDel="00000000" w:rsidP="00000000" w:rsidRDefault="00000000" w:rsidRPr="00000000" w14:paraId="00000076">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Company Name</w:t>
            </w:r>
            <w:r w:rsidDel="00000000" w:rsidR="00000000" w:rsidRPr="00000000">
              <w:rPr>
                <w:rtl w:val="0"/>
              </w:rPr>
            </w:r>
          </w:p>
        </w:tc>
        <w:tc>
          <w:tcPr>
            <w:vAlign w:val="top"/>
          </w:tcPr>
          <w:p w:rsidR="00000000" w:rsidDel="00000000" w:rsidP="00000000" w:rsidRDefault="00000000" w:rsidRPr="00000000" w14:paraId="00000077">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Environment</w:t>
            </w:r>
            <w:r w:rsidDel="00000000" w:rsidR="00000000" w:rsidRPr="00000000">
              <w:rPr>
                <w:rtl w:val="0"/>
              </w:rPr>
            </w:r>
          </w:p>
        </w:tc>
        <w:tc>
          <w:tcPr>
            <w:vAlign w:val="top"/>
          </w:tcPr>
          <w:p w:rsidR="00000000" w:rsidDel="00000000" w:rsidP="00000000" w:rsidRDefault="00000000" w:rsidRPr="00000000" w14:paraId="00000078">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Database</w:t>
            </w:r>
            <w:r w:rsidDel="00000000" w:rsidR="00000000" w:rsidRPr="00000000">
              <w:rPr>
                <w:rtl w:val="0"/>
              </w:rPr>
            </w:r>
          </w:p>
        </w:tc>
        <w:tc>
          <w:tcPr>
            <w:vAlign w:val="top"/>
          </w:tcPr>
          <w:p w:rsidR="00000000" w:rsidDel="00000000" w:rsidP="00000000" w:rsidRDefault="00000000" w:rsidRPr="00000000" w14:paraId="00000079">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07A">
            <w:pPr>
              <w:rPr>
                <w:color w:val="0000ff"/>
              </w:rPr>
            </w:pPr>
            <w:hyperlink r:id="rId7">
              <w:r w:rsidDel="00000000" w:rsidR="00000000" w:rsidRPr="00000000">
                <w:rPr>
                  <w:rFonts w:ascii="Verdana" w:cs="Verdana" w:eastAsia="Verdana" w:hAnsi="Verdana"/>
                  <w:color w:val="0000ff"/>
                  <w:u w:val="single"/>
                  <w:rtl w:val="0"/>
                </w:rPr>
                <w:t xml:space="preserve">https://vibe.kmbs.co.in</w:t>
              </w:r>
            </w:hyperlink>
            <w:r w:rsidDel="00000000" w:rsidR="00000000" w:rsidRPr="00000000">
              <w:rPr>
                <w:color w:val="0000ff"/>
                <w:rtl w:val="0"/>
              </w:rPr>
              <w:t xml:space="preserve">/</w:t>
            </w:r>
            <w:r w:rsidDel="00000000" w:rsidR="00000000" w:rsidRPr="00000000">
              <w:rPr>
                <w:rtl w:val="0"/>
              </w:rPr>
            </w:r>
          </w:p>
        </w:tc>
        <w:tc>
          <w:tcPr>
            <w:vAlign w:val="top"/>
          </w:tcPr>
          <w:p w:rsidR="00000000" w:rsidDel="00000000" w:rsidP="00000000" w:rsidRDefault="00000000" w:rsidRPr="00000000" w14:paraId="0000007B">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IndiaNIC Infotech Ltd</w:t>
            </w:r>
          </w:p>
        </w:tc>
        <w:tc>
          <w:tcPr>
            <w:vAlign w:val="top"/>
          </w:tcPr>
          <w:p w:rsidR="00000000" w:rsidDel="00000000" w:rsidP="00000000" w:rsidRDefault="00000000" w:rsidRPr="00000000" w14:paraId="0000007C">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Laravel</w:t>
            </w:r>
          </w:p>
        </w:tc>
        <w:tc>
          <w:tcPr>
            <w:vAlign w:val="top"/>
          </w:tcPr>
          <w:p w:rsidR="00000000" w:rsidDel="00000000" w:rsidP="00000000" w:rsidRDefault="00000000" w:rsidRPr="00000000" w14:paraId="0000007D">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MySQL</w:t>
            </w:r>
          </w:p>
        </w:tc>
        <w:tc>
          <w:tcPr>
            <w:vAlign w:val="top"/>
          </w:tcPr>
          <w:p w:rsidR="00000000" w:rsidDel="00000000" w:rsidP="00000000" w:rsidRDefault="00000000" w:rsidRPr="00000000" w14:paraId="0000007E">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TL, Developer</w:t>
            </w:r>
          </w:p>
        </w:tc>
      </w:tr>
      <w:tr>
        <w:trPr>
          <w:cantSplit w:val="0"/>
          <w:trHeight w:val="1447.55859375" w:hRule="atLeast"/>
          <w:tblHeader w:val="0"/>
        </w:trPr>
        <w:tc>
          <w:tcPr>
            <w:vAlign w:val="top"/>
          </w:tcPr>
          <w:p w:rsidR="00000000" w:rsidDel="00000000" w:rsidP="00000000" w:rsidRDefault="00000000" w:rsidRPr="00000000" w14:paraId="0000007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Description</w:t>
            </w:r>
          </w:p>
        </w:tc>
        <w:tc>
          <w:tcPr>
            <w:gridSpan w:val="4"/>
            <w:vAlign w:val="top"/>
          </w:tcPr>
          <w:p w:rsidR="00000000" w:rsidDel="00000000" w:rsidP="00000000" w:rsidRDefault="00000000" w:rsidRPr="00000000" w14:paraId="00000080">
            <w:pPr>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R&amp;R Web App - KMI Loyalty Program streamlines internal employee rewards and recognition. It offers seamless access via Microsoft Azure login and implements role-based access control for administrators, super users, and regular users. Employees can engage with a wall post feature akin to Facebook for sharing updates. Points are earned through Peer to Peer recognition, Open Challenge participation, E-Learning completion, and tenure length. Notably, the top 100 performers receive certificates quarterly, semi-annually, and annually based on their leaderboard rankings.</w:t>
            </w:r>
          </w:p>
        </w:tc>
      </w:tr>
    </w:tbl>
    <w:p w:rsidR="00000000" w:rsidDel="00000000" w:rsidP="00000000" w:rsidRDefault="00000000" w:rsidRPr="00000000" w14:paraId="00000084">
      <w:pPr>
        <w:spacing w:after="0" w:lineRule="auto"/>
        <w:rPr>
          <w:rFonts w:ascii="Verdana" w:cs="Verdana" w:eastAsia="Verdana" w:hAnsi="Verdana"/>
          <w:sz w:val="28"/>
          <w:szCs w:val="28"/>
        </w:rPr>
      </w:pPr>
      <w:r w:rsidDel="00000000" w:rsidR="00000000" w:rsidRPr="00000000">
        <w:rPr>
          <w:rtl w:val="0"/>
        </w:rPr>
      </w:r>
    </w:p>
    <w:tbl>
      <w:tblPr>
        <w:tblStyle w:val="Table7"/>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085">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Project  </w:t>
            </w:r>
            <w:r w:rsidDel="00000000" w:rsidR="00000000" w:rsidRPr="00000000">
              <w:rPr>
                <w:rtl w:val="0"/>
              </w:rPr>
            </w:r>
          </w:p>
        </w:tc>
        <w:tc>
          <w:tcPr>
            <w:vAlign w:val="top"/>
          </w:tcPr>
          <w:p w:rsidR="00000000" w:rsidDel="00000000" w:rsidP="00000000" w:rsidRDefault="00000000" w:rsidRPr="00000000" w14:paraId="00000086">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Company Name</w:t>
            </w:r>
            <w:r w:rsidDel="00000000" w:rsidR="00000000" w:rsidRPr="00000000">
              <w:rPr>
                <w:rtl w:val="0"/>
              </w:rPr>
            </w:r>
          </w:p>
        </w:tc>
        <w:tc>
          <w:tcPr>
            <w:vAlign w:val="top"/>
          </w:tcPr>
          <w:p w:rsidR="00000000" w:rsidDel="00000000" w:rsidP="00000000" w:rsidRDefault="00000000" w:rsidRPr="00000000" w14:paraId="00000087">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Environment</w:t>
            </w:r>
            <w:r w:rsidDel="00000000" w:rsidR="00000000" w:rsidRPr="00000000">
              <w:rPr>
                <w:rtl w:val="0"/>
              </w:rPr>
            </w:r>
          </w:p>
        </w:tc>
        <w:tc>
          <w:tcPr>
            <w:vAlign w:val="top"/>
          </w:tcPr>
          <w:p w:rsidR="00000000" w:rsidDel="00000000" w:rsidP="00000000" w:rsidRDefault="00000000" w:rsidRPr="00000000" w14:paraId="00000088">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Database</w:t>
            </w:r>
            <w:r w:rsidDel="00000000" w:rsidR="00000000" w:rsidRPr="00000000">
              <w:rPr>
                <w:rtl w:val="0"/>
              </w:rPr>
            </w:r>
          </w:p>
        </w:tc>
        <w:tc>
          <w:tcPr>
            <w:vAlign w:val="top"/>
          </w:tcPr>
          <w:p w:rsidR="00000000" w:rsidDel="00000000" w:rsidP="00000000" w:rsidRDefault="00000000" w:rsidRPr="00000000" w14:paraId="00000089">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08A">
            <w:pPr>
              <w:rPr>
                <w:color w:val="0000ff"/>
              </w:rPr>
            </w:pPr>
            <w:hyperlink r:id="rId8">
              <w:r w:rsidDel="00000000" w:rsidR="00000000" w:rsidRPr="00000000">
                <w:rPr>
                  <w:color w:val="0000ff"/>
                  <w:u w:val="single"/>
                  <w:rtl w:val="0"/>
                </w:rPr>
                <w:t xml:space="preserve">https://www.tashbyt.com/</w:t>
              </w:r>
            </w:hyperlink>
            <w:r w:rsidDel="00000000" w:rsidR="00000000" w:rsidRPr="00000000">
              <w:rPr>
                <w:rtl w:val="0"/>
              </w:rPr>
            </w:r>
          </w:p>
        </w:tc>
        <w:tc>
          <w:tcPr>
            <w:vAlign w:val="top"/>
          </w:tcPr>
          <w:p w:rsidR="00000000" w:rsidDel="00000000" w:rsidP="00000000" w:rsidRDefault="00000000" w:rsidRPr="00000000" w14:paraId="0000008B">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IndiaNIC Infotech Ltd</w:t>
            </w:r>
          </w:p>
        </w:tc>
        <w:tc>
          <w:tcPr>
            <w:vAlign w:val="top"/>
          </w:tcPr>
          <w:p w:rsidR="00000000" w:rsidDel="00000000" w:rsidP="00000000" w:rsidRDefault="00000000" w:rsidRPr="00000000" w14:paraId="0000008C">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Laravel, Lumen</w:t>
            </w:r>
          </w:p>
        </w:tc>
        <w:tc>
          <w:tcPr>
            <w:vAlign w:val="top"/>
          </w:tcPr>
          <w:p w:rsidR="00000000" w:rsidDel="00000000" w:rsidP="00000000" w:rsidRDefault="00000000" w:rsidRPr="00000000" w14:paraId="0000008D">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MySQL</w:t>
            </w:r>
          </w:p>
        </w:tc>
        <w:tc>
          <w:tcPr>
            <w:vAlign w:val="top"/>
          </w:tcPr>
          <w:p w:rsidR="00000000" w:rsidDel="00000000" w:rsidP="00000000" w:rsidRDefault="00000000" w:rsidRPr="00000000" w14:paraId="0000008E">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Developer</w:t>
            </w:r>
          </w:p>
        </w:tc>
      </w:tr>
      <w:tr>
        <w:trPr>
          <w:cantSplit w:val="0"/>
          <w:trHeight w:val="980.0390625" w:hRule="atLeast"/>
          <w:tblHeader w:val="0"/>
        </w:trPr>
        <w:tc>
          <w:tcPr>
            <w:vAlign w:val="top"/>
          </w:tcPr>
          <w:p w:rsidR="00000000" w:rsidDel="00000000" w:rsidP="00000000" w:rsidRDefault="00000000" w:rsidRPr="00000000" w14:paraId="0000008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Description</w:t>
            </w:r>
          </w:p>
        </w:tc>
        <w:tc>
          <w:tcPr>
            <w:gridSpan w:val="4"/>
            <w:vAlign w:val="top"/>
          </w:tcPr>
          <w:p w:rsidR="00000000" w:rsidDel="00000000" w:rsidP="00000000" w:rsidRDefault="00000000" w:rsidRPr="00000000" w14:paraId="00000090">
            <w:pPr>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Only the admin panel of this site was developed in Laravel, to create front/web, and for mobile-app, other technologies are used, for web and mobile-app used APIs which were developed in the lumen. This site is an online shopping site for makeup-related products, the site provides all the features, required for a shopping site and makeup-related articles published on the site, so users get an idea related to the product</w:t>
            </w:r>
          </w:p>
        </w:tc>
      </w:tr>
    </w:tbl>
    <w:p w:rsidR="00000000" w:rsidDel="00000000" w:rsidP="00000000" w:rsidRDefault="00000000" w:rsidRPr="00000000" w14:paraId="00000094">
      <w:pPr>
        <w:spacing w:after="0" w:lineRule="auto"/>
        <w:rPr>
          <w:rFonts w:ascii="Verdana" w:cs="Verdana" w:eastAsia="Verdana" w:hAnsi="Verdana"/>
          <w:sz w:val="28"/>
          <w:szCs w:val="28"/>
        </w:rPr>
      </w:pPr>
      <w:r w:rsidDel="00000000" w:rsidR="00000000" w:rsidRPr="00000000">
        <w:rPr>
          <w:rtl w:val="0"/>
        </w:rPr>
      </w:r>
    </w:p>
    <w:tbl>
      <w:tblPr>
        <w:tblStyle w:val="Table8"/>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095">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Project  </w:t>
            </w:r>
            <w:r w:rsidDel="00000000" w:rsidR="00000000" w:rsidRPr="00000000">
              <w:rPr>
                <w:rtl w:val="0"/>
              </w:rPr>
            </w:r>
          </w:p>
        </w:tc>
        <w:tc>
          <w:tcPr>
            <w:vAlign w:val="top"/>
          </w:tcPr>
          <w:p w:rsidR="00000000" w:rsidDel="00000000" w:rsidP="00000000" w:rsidRDefault="00000000" w:rsidRPr="00000000" w14:paraId="00000096">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Company Name</w:t>
            </w:r>
            <w:r w:rsidDel="00000000" w:rsidR="00000000" w:rsidRPr="00000000">
              <w:rPr>
                <w:rtl w:val="0"/>
              </w:rPr>
            </w:r>
          </w:p>
        </w:tc>
        <w:tc>
          <w:tcPr>
            <w:vAlign w:val="top"/>
          </w:tcPr>
          <w:p w:rsidR="00000000" w:rsidDel="00000000" w:rsidP="00000000" w:rsidRDefault="00000000" w:rsidRPr="00000000" w14:paraId="00000097">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Environment</w:t>
            </w:r>
            <w:r w:rsidDel="00000000" w:rsidR="00000000" w:rsidRPr="00000000">
              <w:rPr>
                <w:rtl w:val="0"/>
              </w:rPr>
            </w:r>
          </w:p>
        </w:tc>
        <w:tc>
          <w:tcPr>
            <w:vAlign w:val="top"/>
          </w:tcPr>
          <w:p w:rsidR="00000000" w:rsidDel="00000000" w:rsidP="00000000" w:rsidRDefault="00000000" w:rsidRPr="00000000" w14:paraId="00000098">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Database</w:t>
            </w:r>
            <w:r w:rsidDel="00000000" w:rsidR="00000000" w:rsidRPr="00000000">
              <w:rPr>
                <w:rtl w:val="0"/>
              </w:rPr>
            </w:r>
          </w:p>
        </w:tc>
        <w:tc>
          <w:tcPr>
            <w:vAlign w:val="top"/>
          </w:tcPr>
          <w:p w:rsidR="00000000" w:rsidDel="00000000" w:rsidP="00000000" w:rsidRDefault="00000000" w:rsidRPr="00000000" w14:paraId="00000099">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09A">
            <w:pPr>
              <w:spacing w:after="0" w:line="240" w:lineRule="auto"/>
              <w:rPr>
                <w:rFonts w:ascii="Verdana" w:cs="Verdana" w:eastAsia="Verdana" w:hAnsi="Verdana"/>
                <w:color w:val="0000ff"/>
                <w:sz w:val="18"/>
                <w:szCs w:val="18"/>
              </w:rPr>
            </w:pPr>
            <w:hyperlink r:id="rId9">
              <w:r w:rsidDel="00000000" w:rsidR="00000000" w:rsidRPr="00000000">
                <w:rPr>
                  <w:color w:val="0000ff"/>
                  <w:u w:val="single"/>
                  <w:rtl w:val="0"/>
                </w:rPr>
                <w:t xml:space="preserve">https://www.theweedtube.com/</w:t>
              </w:r>
            </w:hyperlink>
            <w:r w:rsidDel="00000000" w:rsidR="00000000" w:rsidRPr="00000000">
              <w:rPr>
                <w:rtl w:val="0"/>
              </w:rPr>
            </w:r>
          </w:p>
        </w:tc>
        <w:tc>
          <w:tcPr>
            <w:vAlign w:val="top"/>
          </w:tcPr>
          <w:p w:rsidR="00000000" w:rsidDel="00000000" w:rsidP="00000000" w:rsidRDefault="00000000" w:rsidRPr="00000000" w14:paraId="0000009B">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IndiaNIC Infotech Ltd</w:t>
            </w:r>
          </w:p>
        </w:tc>
        <w:tc>
          <w:tcPr>
            <w:vAlign w:val="top"/>
          </w:tcPr>
          <w:p w:rsidR="00000000" w:rsidDel="00000000" w:rsidP="00000000" w:rsidRDefault="00000000" w:rsidRPr="00000000" w14:paraId="0000009C">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Laravel</w:t>
            </w:r>
          </w:p>
        </w:tc>
        <w:tc>
          <w:tcPr>
            <w:vAlign w:val="top"/>
          </w:tcPr>
          <w:p w:rsidR="00000000" w:rsidDel="00000000" w:rsidP="00000000" w:rsidRDefault="00000000" w:rsidRPr="00000000" w14:paraId="0000009D">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MySQL</w:t>
            </w:r>
          </w:p>
        </w:tc>
        <w:tc>
          <w:tcPr>
            <w:vAlign w:val="top"/>
          </w:tcPr>
          <w:p w:rsidR="00000000" w:rsidDel="00000000" w:rsidP="00000000" w:rsidRDefault="00000000" w:rsidRPr="00000000" w14:paraId="0000009E">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Developer</w:t>
            </w:r>
          </w:p>
        </w:tc>
      </w:tr>
      <w:tr>
        <w:trPr>
          <w:cantSplit w:val="0"/>
          <w:trHeight w:val="995.0390625" w:hRule="atLeast"/>
          <w:tblHeader w:val="0"/>
        </w:trPr>
        <w:tc>
          <w:tcPr>
            <w:vAlign w:val="top"/>
          </w:tcPr>
          <w:p w:rsidR="00000000" w:rsidDel="00000000" w:rsidP="00000000" w:rsidRDefault="00000000" w:rsidRPr="00000000" w14:paraId="0000009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Description</w:t>
            </w:r>
          </w:p>
        </w:tc>
        <w:tc>
          <w:tcPr>
            <w:gridSpan w:val="4"/>
            <w:vAlign w:val="top"/>
          </w:tcPr>
          <w:p w:rsidR="00000000" w:rsidDel="00000000" w:rsidP="00000000" w:rsidRDefault="00000000" w:rsidRPr="00000000" w14:paraId="000000A0">
            <w:pPr>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TheWeedTube is a YouTube kind of site, especially for 21-year-old users, that allows users to upload, share, view, like, dislike, watchlist, report, search, etc. functionalities with videos related to smoking weed/tobacco. Elastic search, the third-party tool is used to improve fast search functionalities. All the videos are stored in the other third-party tool JWPlayer, List all videos on the site, using JWPlayers’s API</w:t>
            </w:r>
          </w:p>
        </w:tc>
      </w:tr>
    </w:tbl>
    <w:p w:rsidR="00000000" w:rsidDel="00000000" w:rsidP="00000000" w:rsidRDefault="00000000" w:rsidRPr="00000000" w14:paraId="000000A4">
      <w:pPr>
        <w:spacing w:after="0" w:lineRule="auto"/>
        <w:rPr>
          <w:rFonts w:ascii="Verdana" w:cs="Verdana" w:eastAsia="Verdana" w:hAnsi="Verdana"/>
          <w:sz w:val="28"/>
          <w:szCs w:val="28"/>
        </w:rPr>
      </w:pPr>
      <w:r w:rsidDel="00000000" w:rsidR="00000000" w:rsidRPr="00000000">
        <w:rPr>
          <w:rtl w:val="0"/>
        </w:rPr>
      </w:r>
    </w:p>
    <w:tbl>
      <w:tblPr>
        <w:tblStyle w:val="Table9"/>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0A5">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Project</w:t>
            </w:r>
            <w:r w:rsidDel="00000000" w:rsidR="00000000" w:rsidRPr="00000000">
              <w:rPr>
                <w:rtl w:val="0"/>
              </w:rPr>
            </w:r>
          </w:p>
        </w:tc>
        <w:tc>
          <w:tcPr>
            <w:vAlign w:val="top"/>
          </w:tcPr>
          <w:p w:rsidR="00000000" w:rsidDel="00000000" w:rsidP="00000000" w:rsidRDefault="00000000" w:rsidRPr="00000000" w14:paraId="000000A6">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Company Name</w:t>
            </w:r>
            <w:r w:rsidDel="00000000" w:rsidR="00000000" w:rsidRPr="00000000">
              <w:rPr>
                <w:rtl w:val="0"/>
              </w:rPr>
            </w:r>
          </w:p>
        </w:tc>
        <w:tc>
          <w:tcPr>
            <w:vAlign w:val="top"/>
          </w:tcPr>
          <w:p w:rsidR="00000000" w:rsidDel="00000000" w:rsidP="00000000" w:rsidRDefault="00000000" w:rsidRPr="00000000" w14:paraId="000000A7">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Environment</w:t>
            </w:r>
            <w:r w:rsidDel="00000000" w:rsidR="00000000" w:rsidRPr="00000000">
              <w:rPr>
                <w:rtl w:val="0"/>
              </w:rPr>
            </w:r>
          </w:p>
        </w:tc>
        <w:tc>
          <w:tcPr>
            <w:vAlign w:val="top"/>
          </w:tcPr>
          <w:p w:rsidR="00000000" w:rsidDel="00000000" w:rsidP="00000000" w:rsidRDefault="00000000" w:rsidRPr="00000000" w14:paraId="000000A8">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Database</w:t>
            </w:r>
            <w:r w:rsidDel="00000000" w:rsidR="00000000" w:rsidRPr="00000000">
              <w:rPr>
                <w:rtl w:val="0"/>
              </w:rPr>
            </w:r>
          </w:p>
        </w:tc>
        <w:tc>
          <w:tcPr>
            <w:vAlign w:val="top"/>
          </w:tcPr>
          <w:p w:rsidR="00000000" w:rsidDel="00000000" w:rsidP="00000000" w:rsidRDefault="00000000" w:rsidRPr="00000000" w14:paraId="000000A9">
            <w:pP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0AA">
            <w:pPr>
              <w:rPr>
                <w:rFonts w:ascii="Verdana" w:cs="Verdana" w:eastAsia="Verdana" w:hAnsi="Verdana"/>
                <w:color w:val="0000ff"/>
                <w:sz w:val="18"/>
                <w:szCs w:val="18"/>
              </w:rPr>
            </w:pPr>
            <w:hyperlink r:id="rId10">
              <w:r w:rsidDel="00000000" w:rsidR="00000000" w:rsidRPr="00000000">
                <w:rPr>
                  <w:color w:val="0000ff"/>
                  <w:u w:val="single"/>
                  <w:rtl w:val="0"/>
                </w:rPr>
                <w:t xml:space="preserve">https://www.ivybahrain.com/</w:t>
              </w:r>
            </w:hyperlink>
            <w:r w:rsidDel="00000000" w:rsidR="00000000" w:rsidRPr="00000000">
              <w:rPr>
                <w:rtl w:val="0"/>
              </w:rPr>
            </w:r>
          </w:p>
        </w:tc>
        <w:tc>
          <w:tcPr>
            <w:vAlign w:val="top"/>
          </w:tcPr>
          <w:p w:rsidR="00000000" w:rsidDel="00000000" w:rsidP="00000000" w:rsidRDefault="00000000" w:rsidRPr="00000000" w14:paraId="000000AB">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IndaPoint Tech. Pvt. Ltd.</w:t>
            </w:r>
          </w:p>
        </w:tc>
        <w:tc>
          <w:tcPr>
            <w:vAlign w:val="top"/>
          </w:tcPr>
          <w:p w:rsidR="00000000" w:rsidDel="00000000" w:rsidP="00000000" w:rsidRDefault="00000000" w:rsidRPr="00000000" w14:paraId="000000AC">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WordPress</w:t>
            </w:r>
          </w:p>
        </w:tc>
        <w:tc>
          <w:tcPr>
            <w:vAlign w:val="top"/>
          </w:tcPr>
          <w:p w:rsidR="00000000" w:rsidDel="00000000" w:rsidP="00000000" w:rsidRDefault="00000000" w:rsidRPr="00000000" w14:paraId="000000AD">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MySQL</w:t>
            </w:r>
          </w:p>
        </w:tc>
        <w:tc>
          <w:tcPr>
            <w:vAlign w:val="top"/>
          </w:tcPr>
          <w:p w:rsidR="00000000" w:rsidDel="00000000" w:rsidP="00000000" w:rsidRDefault="00000000" w:rsidRPr="00000000" w14:paraId="000000AE">
            <w:pPr>
              <w:widowControl w:val="0"/>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Developer</w:t>
            </w:r>
          </w:p>
        </w:tc>
      </w:tr>
      <w:tr>
        <w:trPr>
          <w:cantSplit w:val="0"/>
          <w:trHeight w:val="696.2792968749977" w:hRule="atLeast"/>
          <w:tblHeader w:val="0"/>
        </w:trPr>
        <w:tc>
          <w:tcPr>
            <w:vAlign w:val="top"/>
          </w:tcPr>
          <w:p w:rsidR="00000000" w:rsidDel="00000000" w:rsidP="00000000" w:rsidRDefault="00000000" w:rsidRPr="00000000" w14:paraId="000000A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Description</w:t>
            </w:r>
          </w:p>
        </w:tc>
        <w:tc>
          <w:tcPr>
            <w:gridSpan w:val="4"/>
            <w:vAlign w:val="top"/>
          </w:tcPr>
          <w:p w:rsidR="00000000" w:rsidDel="00000000" w:rsidP="00000000" w:rsidRDefault="00000000" w:rsidRPr="00000000" w14:paraId="000000B0">
            <w:pPr>
              <w:spacing w:after="0"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IVY is developed in WordPress, with the help of some custom plugins and some free plugins. This site is based on online shopping with the help of the WooCommerce plugin. Users can buy flowers, chocolates, etc from this site.</w:t>
            </w:r>
          </w:p>
        </w:tc>
      </w:tr>
    </w:tbl>
    <w:p w:rsidR="00000000" w:rsidDel="00000000" w:rsidP="00000000" w:rsidRDefault="00000000" w:rsidRPr="00000000" w14:paraId="000000B4">
      <w:pPr>
        <w:spacing w:after="0" w:lineRule="auto"/>
        <w:rPr>
          <w:rFonts w:ascii="Verdana" w:cs="Verdana" w:eastAsia="Verdana" w:hAnsi="Verdana"/>
          <w:sz w:val="28"/>
          <w:szCs w:val="28"/>
        </w:rPr>
      </w:pPr>
      <w:r w:rsidDel="00000000" w:rsidR="00000000" w:rsidRPr="00000000">
        <w:rPr>
          <w:rtl w:val="0"/>
        </w:rPr>
      </w:r>
    </w:p>
    <w:tbl>
      <w:tblPr>
        <w:tblStyle w:val="Table10"/>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0B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w:t>
            </w:r>
            <w:r w:rsidDel="00000000" w:rsidR="00000000" w:rsidRPr="00000000">
              <w:rPr>
                <w:rtl w:val="0"/>
              </w:rPr>
            </w:r>
          </w:p>
        </w:tc>
        <w:tc>
          <w:tcPr>
            <w:vAlign w:val="top"/>
          </w:tcPr>
          <w:p w:rsidR="00000000" w:rsidDel="00000000" w:rsidP="00000000" w:rsidRDefault="00000000" w:rsidRPr="00000000" w14:paraId="000000B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0B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0B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0B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0BA">
            <w:pPr>
              <w:rPr>
                <w:rFonts w:ascii="Verdana" w:cs="Verdana" w:eastAsia="Verdana" w:hAnsi="Verdana"/>
                <w:color w:val="000000"/>
                <w:sz w:val="18"/>
                <w:szCs w:val="18"/>
                <w:vertAlign w:val="baseline"/>
              </w:rPr>
            </w:pPr>
            <w:hyperlink r:id="rId11">
              <w:r w:rsidDel="00000000" w:rsidR="00000000" w:rsidRPr="00000000">
                <w:rPr>
                  <w:color w:val="0000ff"/>
                  <w:u w:val="single"/>
                  <w:vertAlign w:val="baseline"/>
                  <w:rtl w:val="0"/>
                </w:rPr>
                <w:t xml:space="preserve">https://</w:t>
              </w:r>
            </w:hyperlink>
            <w:hyperlink r:id="rId12">
              <w:r w:rsidDel="00000000" w:rsidR="00000000" w:rsidRPr="00000000">
                <w:rPr>
                  <w:color w:val="0000ff"/>
                  <w:u w:val="single"/>
                  <w:rtl w:val="0"/>
                </w:rPr>
                <w:t xml:space="preserve">www.</w:t>
              </w:r>
            </w:hyperlink>
            <w:hyperlink r:id="rId13">
              <w:r w:rsidDel="00000000" w:rsidR="00000000" w:rsidRPr="00000000">
                <w:rPr>
                  <w:color w:val="0000ff"/>
                  <w:u w:val="single"/>
                  <w:vertAlign w:val="baseline"/>
                  <w:rtl w:val="0"/>
                </w:rPr>
                <w:t xml:space="preserve">payperworkz.com/</w:t>
              </w:r>
            </w:hyperlink>
            <w:r w:rsidDel="00000000" w:rsidR="00000000" w:rsidRPr="00000000">
              <w:rPr>
                <w:rtl w:val="0"/>
              </w:rPr>
            </w:r>
          </w:p>
        </w:tc>
        <w:tc>
          <w:tcP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Laravel</w:t>
            </w:r>
          </w:p>
        </w:tc>
        <w:tc>
          <w:tcP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rHeight w:val="696.2792968749977" w:hRule="atLeast"/>
          <w:tblHeader w:val="0"/>
        </w:trPr>
        <w:tc>
          <w:tcPr>
            <w:vAlign w:val="top"/>
          </w:tcPr>
          <w:p w:rsidR="00000000" w:rsidDel="00000000" w:rsidP="00000000" w:rsidRDefault="00000000" w:rsidRPr="00000000" w14:paraId="000000B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Functionality of this site is like </w:t>
            </w:r>
            <w:r w:rsidDel="00000000" w:rsidR="00000000" w:rsidRPr="00000000">
              <w:rPr>
                <w:rFonts w:ascii="Verdana" w:cs="Verdana" w:eastAsia="Verdana" w:hAnsi="Verdana"/>
                <w:sz w:val="18"/>
                <w:szCs w:val="18"/>
                <w:rtl w:val="0"/>
              </w:rPr>
              <w:t xml:space="preserve">Amazon</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Flipkart</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etc. But this site only </w:t>
            </w:r>
            <w:r w:rsidDel="00000000" w:rsidR="00000000" w:rsidRPr="00000000">
              <w:rPr>
                <w:rFonts w:ascii="Verdana" w:cs="Verdana" w:eastAsia="Verdana" w:hAnsi="Verdana"/>
                <w:sz w:val="18"/>
                <w:szCs w:val="18"/>
                <w:rtl w:val="0"/>
              </w:rPr>
              <w:t xml:space="preserve">sells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digital content/</w:t>
            </w:r>
            <w:r w:rsidDel="00000000" w:rsidR="00000000" w:rsidRPr="00000000">
              <w:rPr>
                <w:rFonts w:ascii="Verdana" w:cs="Verdana" w:eastAsia="Verdana" w:hAnsi="Verdana"/>
                <w:sz w:val="18"/>
                <w:szCs w:val="18"/>
                <w:rtl w:val="0"/>
              </w:rPr>
              <w:t xml:space="preserve">documents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Seller/publisher signup, add digital products, buyer signup</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and </w:t>
            </w:r>
            <w:r w:rsidDel="00000000" w:rsidR="00000000" w:rsidRPr="00000000">
              <w:rPr>
                <w:rFonts w:ascii="Verdana" w:cs="Verdana" w:eastAsia="Verdana" w:hAnsi="Verdana"/>
                <w:sz w:val="18"/>
                <w:szCs w:val="18"/>
                <w:rtl w:val="0"/>
              </w:rPr>
              <w:t xml:space="preserve">buy</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required material. Stripe’s connect has </w:t>
            </w:r>
            <w:r w:rsidDel="00000000" w:rsidR="00000000" w:rsidRPr="00000000">
              <w:rPr>
                <w:rFonts w:ascii="Verdana" w:cs="Verdana" w:eastAsia="Verdana" w:hAnsi="Verdana"/>
                <w:sz w:val="18"/>
                <w:szCs w:val="18"/>
                <w:rtl w:val="0"/>
              </w:rPr>
              <w:t xml:space="preserve">been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used </w:t>
            </w:r>
            <w:r w:rsidDel="00000000" w:rsidR="00000000" w:rsidRPr="00000000">
              <w:rPr>
                <w:rFonts w:ascii="Verdana" w:cs="Verdana" w:eastAsia="Verdana" w:hAnsi="Verdana"/>
                <w:sz w:val="18"/>
                <w:szCs w:val="18"/>
                <w:rtl w:val="0"/>
              </w:rPr>
              <w:t xml:space="preserve">to</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transfer </w:t>
            </w:r>
            <w:r w:rsidDel="00000000" w:rsidR="00000000" w:rsidRPr="00000000">
              <w:rPr>
                <w:rFonts w:ascii="Verdana" w:cs="Verdana" w:eastAsia="Verdana" w:hAnsi="Verdana"/>
                <w:sz w:val="18"/>
                <w:szCs w:val="18"/>
                <w:rtl w:val="0"/>
              </w:rPr>
              <w:t xml:space="preserve">sellers'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payout.</w:t>
            </w:r>
          </w:p>
        </w:tc>
      </w:tr>
    </w:tbl>
    <w:p w:rsidR="00000000" w:rsidDel="00000000" w:rsidP="00000000" w:rsidRDefault="00000000" w:rsidRPr="00000000" w14:paraId="000000C4">
      <w:pPr>
        <w:spacing w:after="0" w:lineRule="auto"/>
        <w:rPr>
          <w:rFonts w:ascii="Verdana" w:cs="Verdana" w:eastAsia="Verdana" w:hAnsi="Verdana"/>
          <w:smallCaps w:val="0"/>
          <w:color w:val="000000"/>
          <w:sz w:val="28"/>
          <w:szCs w:val="28"/>
          <w:vertAlign w:val="baseline"/>
        </w:rPr>
      </w:pPr>
      <w:r w:rsidDel="00000000" w:rsidR="00000000" w:rsidRPr="00000000">
        <w:rPr>
          <w:rtl w:val="0"/>
        </w:rPr>
      </w:r>
    </w:p>
    <w:tbl>
      <w:tblPr>
        <w:tblStyle w:val="Table1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0C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0C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0C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0C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0C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0CA">
            <w:pPr>
              <w:rPr>
                <w:rFonts w:ascii="Verdana" w:cs="Verdana" w:eastAsia="Verdana" w:hAnsi="Verdana"/>
                <w:color w:val="000000"/>
                <w:sz w:val="18"/>
                <w:szCs w:val="18"/>
                <w:vertAlign w:val="baseline"/>
              </w:rPr>
            </w:pPr>
            <w:hyperlink r:id="rId14">
              <w:r w:rsidDel="00000000" w:rsidR="00000000" w:rsidRPr="00000000">
                <w:rPr>
                  <w:color w:val="0000ff"/>
                  <w:u w:val="single"/>
                  <w:vertAlign w:val="baseline"/>
                  <w:rtl w:val="0"/>
                </w:rPr>
                <w:t xml:space="preserve">https://www.tsrnsports.com/</w:t>
              </w:r>
            </w:hyperlink>
            <w:r w:rsidDel="00000000" w:rsidR="00000000" w:rsidRPr="00000000">
              <w:rPr>
                <w:rtl w:val="0"/>
              </w:rPr>
            </w:r>
          </w:p>
        </w:tc>
        <w:tc>
          <w:tcP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Laravel &amp; WordPress</w:t>
            </w:r>
          </w:p>
        </w:tc>
        <w:tc>
          <w:tcP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rHeight w:val="726.2792968750011" w:hRule="atLeast"/>
          <w:tblHeader w:val="0"/>
        </w:trPr>
        <w:tc>
          <w:tcPr>
            <w:vAlign w:val="top"/>
          </w:tcPr>
          <w:p w:rsidR="00000000" w:rsidDel="00000000" w:rsidP="00000000" w:rsidRDefault="00000000" w:rsidRPr="00000000" w14:paraId="000000C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TSRNsports, leads the state of Texas in broadcasting High School and Junior College athletics.  Front-end developed in WordPress and back-end &amp; REST </w:t>
            </w:r>
            <w:r w:rsidDel="00000000" w:rsidR="00000000" w:rsidRPr="00000000">
              <w:rPr>
                <w:rFonts w:ascii="Verdana" w:cs="Verdana" w:eastAsia="Verdana" w:hAnsi="Verdana"/>
                <w:sz w:val="18"/>
                <w:szCs w:val="18"/>
                <w:rtl w:val="0"/>
              </w:rPr>
              <w:t xml:space="preserve">APIs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developed in laravel. WordPress and </w:t>
            </w:r>
            <w:r w:rsidDel="00000000" w:rsidR="00000000" w:rsidRPr="00000000">
              <w:rPr>
                <w:rFonts w:ascii="Verdana" w:cs="Verdana" w:eastAsia="Verdana" w:hAnsi="Verdana"/>
                <w:sz w:val="18"/>
                <w:szCs w:val="18"/>
                <w:rtl w:val="0"/>
              </w:rPr>
              <w:t xml:space="preserve">phones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both </w:t>
            </w:r>
            <w:r w:rsidDel="00000000" w:rsidR="00000000" w:rsidRPr="00000000">
              <w:rPr>
                <w:rFonts w:ascii="Verdana" w:cs="Verdana" w:eastAsia="Verdana" w:hAnsi="Verdana"/>
                <w:sz w:val="18"/>
                <w:szCs w:val="18"/>
                <w:rtl w:val="0"/>
              </w:rPr>
              <w:t xml:space="preserve">use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APIs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for display data like </w:t>
            </w:r>
            <w:r w:rsidDel="00000000" w:rsidR="00000000" w:rsidRPr="00000000">
              <w:rPr>
                <w:rFonts w:ascii="Verdana" w:cs="Verdana" w:eastAsia="Verdana" w:hAnsi="Verdana"/>
                <w:sz w:val="18"/>
                <w:szCs w:val="18"/>
                <w:rtl w:val="0"/>
              </w:rPr>
              <w:t xml:space="preserve">watching</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games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or </w:t>
            </w:r>
            <w:r w:rsidDel="00000000" w:rsidR="00000000" w:rsidRPr="00000000">
              <w:rPr>
                <w:rFonts w:ascii="Verdana" w:cs="Verdana" w:eastAsia="Verdana" w:hAnsi="Verdana"/>
                <w:sz w:val="18"/>
                <w:szCs w:val="18"/>
                <w:rtl w:val="0"/>
              </w:rPr>
              <w:t xml:space="preserve">listening to</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commentary of live games. </w:t>
            </w:r>
          </w:p>
        </w:tc>
      </w:tr>
    </w:tbl>
    <w:p w:rsidR="00000000" w:rsidDel="00000000" w:rsidP="00000000" w:rsidRDefault="00000000" w:rsidRPr="00000000" w14:paraId="000000D4">
      <w:pPr>
        <w:spacing w:after="0" w:lineRule="auto"/>
        <w:rPr>
          <w:rFonts w:ascii="Verdana" w:cs="Verdana" w:eastAsia="Verdana" w:hAnsi="Verdana"/>
          <w:smallCaps w:val="0"/>
          <w:color w:val="000000"/>
          <w:sz w:val="28"/>
          <w:szCs w:val="28"/>
          <w:vertAlign w:val="baseline"/>
        </w:rPr>
      </w:pPr>
      <w:r w:rsidDel="00000000" w:rsidR="00000000" w:rsidRPr="00000000">
        <w:rPr>
          <w:rtl w:val="0"/>
        </w:rPr>
      </w:r>
    </w:p>
    <w:tbl>
      <w:tblPr>
        <w:tblStyle w:val="Table12"/>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0D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0D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0D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0D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0D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0DA">
            <w:pPr>
              <w:rPr>
                <w:rFonts w:ascii="Verdana" w:cs="Verdana" w:eastAsia="Verdana" w:hAnsi="Verdana"/>
                <w:color w:val="000000"/>
                <w:sz w:val="18"/>
                <w:szCs w:val="18"/>
                <w:vertAlign w:val="baseline"/>
              </w:rPr>
            </w:pPr>
            <w:bookmarkStart w:colFirst="0" w:colLast="0" w:name="_heading=h.gjdgxs" w:id="0"/>
            <w:bookmarkEnd w:id="0"/>
            <w:hyperlink r:id="rId15">
              <w:r w:rsidDel="00000000" w:rsidR="00000000" w:rsidRPr="00000000">
                <w:rPr>
                  <w:color w:val="0000ff"/>
                  <w:u w:val="single"/>
                  <w:vertAlign w:val="baseline"/>
                  <w:rtl w:val="0"/>
                </w:rPr>
                <w:t xml:space="preserve">https://www.maxxsports.tv</w:t>
              </w:r>
            </w:hyperlink>
            <w:r w:rsidDel="00000000" w:rsidR="00000000" w:rsidRPr="00000000">
              <w:rPr>
                <w:rtl w:val="0"/>
              </w:rPr>
            </w:r>
          </w:p>
        </w:tc>
        <w:tc>
          <w:tcP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[Core PHP &amp; Smarty templates]</w:t>
            </w:r>
          </w:p>
        </w:tc>
        <w:tc>
          <w:tcP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rHeight w:val="1342.55859375" w:hRule="atLeast"/>
          <w:tblHeader w:val="0"/>
        </w:trPr>
        <w:tc>
          <w:tcPr>
            <w:vAlign w:val="top"/>
          </w:tcPr>
          <w:p w:rsidR="00000000" w:rsidDel="00000000" w:rsidP="00000000" w:rsidRDefault="00000000" w:rsidRPr="00000000" w14:paraId="000000D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User can </w:t>
            </w:r>
            <w:r w:rsidDel="00000000" w:rsidR="00000000" w:rsidRPr="00000000">
              <w:rPr>
                <w:rFonts w:ascii="Verdana" w:cs="Verdana" w:eastAsia="Verdana" w:hAnsi="Verdana"/>
                <w:sz w:val="18"/>
                <w:szCs w:val="18"/>
                <w:rtl w:val="0"/>
              </w:rPr>
              <w:t xml:space="preserve">buy</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and view live-streaming of Florida Panthers’ Stadium/Mezzanine/Den Rinks’ events and games.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select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required schedule of </w:t>
            </w:r>
            <w:r w:rsidDel="00000000" w:rsidR="00000000" w:rsidRPr="00000000">
              <w:rPr>
                <w:rFonts w:ascii="Verdana" w:cs="Verdana" w:eastAsia="Verdana" w:hAnsi="Verdana"/>
                <w:sz w:val="18"/>
                <w:szCs w:val="18"/>
                <w:rtl w:val="0"/>
              </w:rPr>
              <w:t xml:space="preserve">events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sz w:val="18"/>
                <w:szCs w:val="18"/>
                <w:rtl w:val="0"/>
              </w:rPr>
              <w:t xml:space="preserve">games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and pay for that. They can view recorded videos on JWPlayer for 1 month to keep this recorded video permanent in his/her profile,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can subscribe/</w:t>
            </w:r>
            <w:r w:rsidDel="00000000" w:rsidR="00000000" w:rsidRPr="00000000">
              <w:rPr>
                <w:rFonts w:ascii="Verdana" w:cs="Verdana" w:eastAsia="Verdana" w:hAnsi="Verdana"/>
                <w:sz w:val="18"/>
                <w:szCs w:val="18"/>
                <w:rtl w:val="0"/>
              </w:rPr>
              <w:t xml:space="preserve">pay</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for that. User can view their recorded videos with multiple platforms like smartphones, </w:t>
            </w:r>
            <w:r w:rsidDel="00000000" w:rsidR="00000000" w:rsidRPr="00000000">
              <w:rPr>
                <w:rFonts w:ascii="Verdana" w:cs="Verdana" w:eastAsia="Verdana" w:hAnsi="Verdana"/>
                <w:sz w:val="18"/>
                <w:szCs w:val="18"/>
                <w:rtl w:val="0"/>
              </w:rPr>
              <w:t xml:space="preserve">Amazon Fire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TV</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Roku </w:t>
            </w:r>
            <w:r w:rsidDel="00000000" w:rsidR="00000000" w:rsidRPr="00000000">
              <w:rPr>
                <w:rFonts w:ascii="Verdana" w:cs="Verdana" w:eastAsia="Verdana" w:hAnsi="Verdana"/>
                <w:sz w:val="18"/>
                <w:szCs w:val="18"/>
                <w:rtl w:val="0"/>
              </w:rPr>
              <w:t xml:space="preserve">TV</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Xbox,</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etc. Curtain up/down on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player, functionality is also given to prevent to view practice </w:t>
            </w:r>
            <w:r w:rsidDel="00000000" w:rsidR="00000000" w:rsidRPr="00000000">
              <w:rPr>
                <w:rFonts w:ascii="Verdana" w:cs="Verdana" w:eastAsia="Verdana" w:hAnsi="Verdana"/>
                <w:sz w:val="18"/>
                <w:szCs w:val="18"/>
                <w:rtl w:val="0"/>
              </w:rPr>
              <w:t xml:space="preserve">sessions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of players, </w:t>
            </w:r>
            <w:r w:rsidDel="00000000" w:rsidR="00000000" w:rsidRPr="00000000">
              <w:rPr>
                <w:rFonts w:ascii="Verdana" w:cs="Verdana" w:eastAsia="Verdana" w:hAnsi="Verdana"/>
                <w:sz w:val="18"/>
                <w:szCs w:val="18"/>
                <w:rtl w:val="0"/>
              </w:rPr>
              <w:t xml:space="preserve">the team</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can set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curtain up/down for live streaming on/off.</w:t>
            </w:r>
          </w:p>
        </w:tc>
      </w:tr>
    </w:tbl>
    <w:p w:rsidR="00000000" w:rsidDel="00000000" w:rsidP="00000000" w:rsidRDefault="00000000" w:rsidRPr="00000000" w14:paraId="000000E4">
      <w:pPr>
        <w:spacing w:after="0" w:lineRule="auto"/>
        <w:rPr>
          <w:rFonts w:ascii="Verdana" w:cs="Verdana" w:eastAsia="Verdana" w:hAnsi="Verdana"/>
          <w:smallCaps w:val="0"/>
          <w:color w:val="000000"/>
          <w:sz w:val="28"/>
          <w:szCs w:val="28"/>
          <w:vertAlign w:val="baseline"/>
        </w:rPr>
      </w:pPr>
      <w:r w:rsidDel="00000000" w:rsidR="00000000" w:rsidRPr="00000000">
        <w:rPr>
          <w:rtl w:val="0"/>
        </w:rPr>
      </w:r>
    </w:p>
    <w:tbl>
      <w:tblPr>
        <w:tblStyle w:val="Table13"/>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0E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0E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0E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0E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0E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0EA">
            <w:pPr>
              <w:rPr>
                <w:rFonts w:ascii="Verdana" w:cs="Verdana" w:eastAsia="Verdana" w:hAnsi="Verdana"/>
                <w:color w:val="000000"/>
                <w:sz w:val="18"/>
                <w:szCs w:val="18"/>
                <w:vertAlign w:val="baseline"/>
              </w:rPr>
            </w:pPr>
            <w:hyperlink r:id="rId16">
              <w:r w:rsidDel="00000000" w:rsidR="00000000" w:rsidRPr="00000000">
                <w:rPr>
                  <w:color w:val="0000ff"/>
                  <w:u w:val="single"/>
                  <w:vertAlign w:val="baseline"/>
                  <w:rtl w:val="0"/>
                </w:rPr>
                <w:t xml:space="preserve">https://www.hockeylab.com/</w:t>
              </w:r>
            </w:hyperlink>
            <w:r w:rsidDel="00000000" w:rsidR="00000000" w:rsidRPr="00000000">
              <w:rPr>
                <w:rtl w:val="0"/>
              </w:rPr>
            </w:r>
          </w:p>
        </w:tc>
        <w:tc>
          <w:tcP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[Core PHP &amp; Smarty templates]</w:t>
            </w:r>
          </w:p>
        </w:tc>
        <w:tc>
          <w:tcP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rHeight w:val="501.5737304687523" w:hRule="atLeast"/>
          <w:tblHeader w:val="0"/>
        </w:trPr>
        <w:tc>
          <w:tcPr>
            <w:vAlign w:val="top"/>
          </w:tcPr>
          <w:p w:rsidR="00000000" w:rsidDel="00000000" w:rsidP="00000000" w:rsidRDefault="00000000" w:rsidRPr="00000000" w14:paraId="000000E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Hockeylab is almost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same as maxxsports.tv, maxxsport.tv show curtain on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player when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players practice session is going on, but the coach of the team can view practice session using this site.</w:t>
            </w:r>
          </w:p>
        </w:tc>
      </w:tr>
    </w:tbl>
    <w:p w:rsidR="00000000" w:rsidDel="00000000" w:rsidP="00000000" w:rsidRDefault="00000000" w:rsidRPr="00000000" w14:paraId="000000F4">
      <w:pPr>
        <w:spacing w:after="0" w:lineRule="auto"/>
        <w:rPr>
          <w:rFonts w:ascii="Verdana" w:cs="Verdana" w:eastAsia="Verdana" w:hAnsi="Verdana"/>
          <w:smallCaps w:val="0"/>
          <w:color w:val="000000"/>
          <w:sz w:val="28"/>
          <w:szCs w:val="28"/>
          <w:vertAlign w:val="baseline"/>
        </w:rPr>
      </w:pPr>
      <w:r w:rsidDel="00000000" w:rsidR="00000000" w:rsidRPr="00000000">
        <w:rPr>
          <w:rtl w:val="0"/>
        </w:rPr>
      </w:r>
    </w:p>
    <w:tbl>
      <w:tblPr>
        <w:tblStyle w:val="Table14"/>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0F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0F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0F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0F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0F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811" w:hRule="atLeast"/>
          <w:tblHeader w:val="0"/>
        </w:trPr>
        <w:tc>
          <w:tcPr>
            <w:vAlign w:val="top"/>
          </w:tcPr>
          <w:p w:rsidR="00000000" w:rsidDel="00000000" w:rsidP="00000000" w:rsidRDefault="00000000" w:rsidRPr="00000000" w14:paraId="000000FA">
            <w:pPr>
              <w:rPr>
                <w:vertAlign w:val="baseline"/>
              </w:rPr>
            </w:pPr>
            <w:hyperlink r:id="rId17">
              <w:r w:rsidDel="00000000" w:rsidR="00000000" w:rsidRPr="00000000">
                <w:rPr>
                  <w:color w:val="0000ff"/>
                  <w:u w:val="single"/>
                  <w:vertAlign w:val="baseline"/>
                  <w:rtl w:val="0"/>
                </w:rPr>
                <w:t xml:space="preserve">https://www.justapply.co.uk/</w:t>
              </w:r>
            </w:hyperlink>
            <w:r w:rsidDel="00000000" w:rsidR="00000000" w:rsidRPr="00000000">
              <w:rPr>
                <w:rtl w:val="0"/>
              </w:rPr>
            </w:r>
          </w:p>
        </w:tc>
        <w:tc>
          <w:tcP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w:t>
            </w:r>
          </w:p>
        </w:tc>
        <w:tc>
          <w:tcP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rHeight w:val="706.2792968750023" w:hRule="atLeast"/>
          <w:tblHeader w:val="0"/>
        </w:trPr>
        <w:tc>
          <w:tcPr>
            <w:vAlign w:val="top"/>
          </w:tcPr>
          <w:p w:rsidR="00000000" w:rsidDel="00000000" w:rsidP="00000000" w:rsidRDefault="00000000" w:rsidRPr="00000000" w14:paraId="000000F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This site is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customized replication of appliviews (Applicant tracking system, indapoint’s product). </w:t>
            </w:r>
            <w:r w:rsidDel="00000000" w:rsidR="00000000" w:rsidRPr="00000000">
              <w:rPr>
                <w:rFonts w:ascii="Verdana" w:cs="Verdana" w:eastAsia="Verdana" w:hAnsi="Verdana"/>
                <w:sz w:val="18"/>
                <w:szCs w:val="18"/>
                <w:rtl w:val="0"/>
              </w:rPr>
              <w:t xml:space="preserve">Candidates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can register, </w:t>
            </w:r>
            <w:r w:rsidDel="00000000" w:rsidR="00000000" w:rsidRPr="00000000">
              <w:rPr>
                <w:rFonts w:ascii="Verdana" w:cs="Verdana" w:eastAsia="Verdana" w:hAnsi="Verdana"/>
                <w:sz w:val="18"/>
                <w:szCs w:val="18"/>
                <w:rtl w:val="0"/>
              </w:rPr>
              <w:t xml:space="preserve">and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apply for jobs, admin can view applicants, set </w:t>
            </w:r>
            <w:r w:rsidDel="00000000" w:rsidR="00000000" w:rsidRPr="00000000">
              <w:rPr>
                <w:rFonts w:ascii="Verdana" w:cs="Verdana" w:eastAsia="Verdana" w:hAnsi="Verdana"/>
                <w:sz w:val="18"/>
                <w:szCs w:val="18"/>
                <w:rtl w:val="0"/>
              </w:rPr>
              <w:t xml:space="preserve">interviews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for that</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etc functionality provided by appliview.</w:t>
            </w:r>
          </w:p>
        </w:tc>
      </w:tr>
    </w:tbl>
    <w:p w:rsidR="00000000" w:rsidDel="00000000" w:rsidP="00000000" w:rsidRDefault="00000000" w:rsidRPr="00000000" w14:paraId="00000104">
      <w:pPr>
        <w:spacing w:after="0" w:lineRule="auto"/>
        <w:rPr>
          <w:rFonts w:ascii="Verdana" w:cs="Verdana" w:eastAsia="Verdana" w:hAnsi="Verdana"/>
          <w:smallCaps w:val="0"/>
          <w:color w:val="000000"/>
          <w:sz w:val="28"/>
          <w:szCs w:val="28"/>
          <w:vertAlign w:val="baseline"/>
        </w:rPr>
      </w:pPr>
      <w:r w:rsidDel="00000000" w:rsidR="00000000" w:rsidRPr="00000000">
        <w:rPr>
          <w:rtl w:val="0"/>
        </w:rPr>
      </w:r>
    </w:p>
    <w:tbl>
      <w:tblPr>
        <w:tblStyle w:val="Table15"/>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0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0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0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0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0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0A">
            <w:pPr>
              <w:rPr>
                <w:rFonts w:ascii="Verdana" w:cs="Verdana" w:eastAsia="Verdana" w:hAnsi="Verdana"/>
                <w:color w:val="000000"/>
                <w:sz w:val="18"/>
                <w:szCs w:val="18"/>
                <w:vertAlign w:val="baseline"/>
              </w:rPr>
            </w:pPr>
            <w:hyperlink r:id="rId18">
              <w:r w:rsidDel="00000000" w:rsidR="00000000" w:rsidRPr="00000000">
                <w:rPr>
                  <w:color w:val="0000ff"/>
                  <w:u w:val="single"/>
                  <w:vertAlign w:val="baseline"/>
                  <w:rtl w:val="0"/>
                </w:rPr>
                <w:t xml:space="preserve">https://careers.deltacontrols.com/</w:t>
              </w:r>
            </w:hyperlink>
            <w:r w:rsidDel="00000000" w:rsidR="00000000" w:rsidRPr="00000000">
              <w:rPr>
                <w:rtl w:val="0"/>
              </w:rPr>
            </w:r>
          </w:p>
        </w:tc>
        <w:tc>
          <w:tcP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w:t>
            </w:r>
          </w:p>
        </w:tc>
        <w:tc>
          <w:tcP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rHeight w:val="706.2792968750023" w:hRule="atLeast"/>
          <w:tblHeader w:val="0"/>
        </w:trPr>
        <w:tc>
          <w:tcPr>
            <w:vAlign w:val="top"/>
          </w:tcPr>
          <w:p w:rsidR="00000000" w:rsidDel="00000000" w:rsidP="00000000" w:rsidRDefault="00000000" w:rsidRPr="00000000" w14:paraId="0000010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This site is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customized replication of appliviews (Applicant tracking system, indapoint’s product). </w:t>
            </w:r>
            <w:r w:rsidDel="00000000" w:rsidR="00000000" w:rsidRPr="00000000">
              <w:rPr>
                <w:rFonts w:ascii="Verdana" w:cs="Verdana" w:eastAsia="Verdana" w:hAnsi="Verdana"/>
                <w:sz w:val="18"/>
                <w:szCs w:val="18"/>
                <w:rtl w:val="0"/>
              </w:rPr>
              <w:t xml:space="preserve">Candidates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can register, </w:t>
            </w:r>
            <w:r w:rsidDel="00000000" w:rsidR="00000000" w:rsidRPr="00000000">
              <w:rPr>
                <w:rFonts w:ascii="Verdana" w:cs="Verdana" w:eastAsia="Verdana" w:hAnsi="Verdana"/>
                <w:sz w:val="18"/>
                <w:szCs w:val="18"/>
                <w:rtl w:val="0"/>
              </w:rPr>
              <w:t xml:space="preserve">and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apply for jobs, admin can view applicants, set </w:t>
            </w:r>
            <w:r w:rsidDel="00000000" w:rsidR="00000000" w:rsidRPr="00000000">
              <w:rPr>
                <w:rFonts w:ascii="Verdana" w:cs="Verdana" w:eastAsia="Verdana" w:hAnsi="Verdana"/>
                <w:sz w:val="18"/>
                <w:szCs w:val="18"/>
                <w:rtl w:val="0"/>
              </w:rPr>
              <w:t xml:space="preserve">interviews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for that</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etc functionality provided by appliview.</w:t>
            </w:r>
          </w:p>
        </w:tc>
      </w:tr>
    </w:tbl>
    <w:p w:rsidR="00000000" w:rsidDel="00000000" w:rsidP="00000000" w:rsidRDefault="00000000" w:rsidRPr="00000000" w14:paraId="00000114">
      <w:pPr>
        <w:spacing w:after="0" w:lineRule="auto"/>
        <w:rPr>
          <w:rFonts w:ascii="Verdana" w:cs="Verdana" w:eastAsia="Verdana" w:hAnsi="Verdana"/>
          <w:smallCaps w:val="0"/>
          <w:color w:val="000000"/>
          <w:sz w:val="28"/>
          <w:szCs w:val="28"/>
          <w:vertAlign w:val="baseline"/>
        </w:rPr>
      </w:pPr>
      <w:r w:rsidDel="00000000" w:rsidR="00000000" w:rsidRPr="00000000">
        <w:rPr>
          <w:rtl w:val="0"/>
        </w:rPr>
      </w:r>
    </w:p>
    <w:tbl>
      <w:tblPr>
        <w:tblStyle w:val="Table16"/>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1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1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1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1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1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1A">
            <w:pPr>
              <w:rPr>
                <w:rFonts w:ascii="Verdana" w:cs="Verdana" w:eastAsia="Verdana" w:hAnsi="Verdana"/>
                <w:color w:val="000000"/>
                <w:sz w:val="18"/>
                <w:szCs w:val="18"/>
                <w:vertAlign w:val="baseline"/>
              </w:rPr>
            </w:pPr>
            <w:hyperlink r:id="rId19">
              <w:r w:rsidDel="00000000" w:rsidR="00000000" w:rsidRPr="00000000">
                <w:rPr>
                  <w:color w:val="0000ff"/>
                  <w:u w:val="single"/>
                  <w:vertAlign w:val="baseline"/>
                  <w:rtl w:val="0"/>
                </w:rPr>
                <w:t xml:space="preserve">https://www.robotshutters.com/</w:t>
              </w:r>
            </w:hyperlink>
            <w:r w:rsidDel="00000000" w:rsidR="00000000" w:rsidRPr="00000000">
              <w:rPr>
                <w:rtl w:val="0"/>
              </w:rPr>
            </w:r>
          </w:p>
        </w:tc>
        <w:tc>
          <w:tcP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w:t>
            </w:r>
          </w:p>
        </w:tc>
        <w:tc>
          <w:tcP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rHeight w:val="965.0000000000023" w:hRule="atLeast"/>
          <w:tblHeader w:val="0"/>
        </w:trPr>
        <w:tc>
          <w:tcPr>
            <w:vAlign w:val="top"/>
          </w:tcPr>
          <w:p w:rsidR="00000000" w:rsidDel="00000000" w:rsidP="00000000" w:rsidRDefault="00000000" w:rsidRPr="00000000" w14:paraId="0000011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This is </w:t>
            </w:r>
            <w:r w:rsidDel="00000000" w:rsidR="00000000" w:rsidRPr="00000000">
              <w:rPr>
                <w:rFonts w:ascii="Verdana" w:cs="Verdana" w:eastAsia="Verdana" w:hAnsi="Verdana"/>
                <w:sz w:val="18"/>
                <w:szCs w:val="18"/>
                <w:rtl w:val="0"/>
              </w:rPr>
              <w:t xml:space="preserve">an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online order system of shutters,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user/installer can </w:t>
            </w:r>
            <w:r w:rsidDel="00000000" w:rsidR="00000000" w:rsidRPr="00000000">
              <w:rPr>
                <w:rFonts w:ascii="Verdana" w:cs="Verdana" w:eastAsia="Verdana" w:hAnsi="Verdana"/>
                <w:sz w:val="18"/>
                <w:szCs w:val="18"/>
                <w:rtl w:val="0"/>
              </w:rPr>
              <w:t xml:space="preserve">log in</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sz w:val="18"/>
                <w:szCs w:val="18"/>
                <w:rtl w:val="0"/>
              </w:rPr>
              <w:t xml:space="preserve">sign in</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and create </w:t>
            </w:r>
            <w:r w:rsidDel="00000000" w:rsidR="00000000" w:rsidRPr="00000000">
              <w:rPr>
                <w:rFonts w:ascii="Verdana" w:cs="Verdana" w:eastAsia="Verdana" w:hAnsi="Verdana"/>
                <w:sz w:val="18"/>
                <w:szCs w:val="18"/>
                <w:rtl w:val="0"/>
              </w:rPr>
              <w:t xml:space="preserve">shutter images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using color, shape, height, width, depth, inside/outside mount, frame design, frames, side of frames, louver size, tilt bar, panel, hinge</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etc. After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selection of all the required parameters, we create </w:t>
            </w:r>
            <w:r w:rsidDel="00000000" w:rsidR="00000000" w:rsidRPr="00000000">
              <w:rPr>
                <w:rFonts w:ascii="Verdana" w:cs="Verdana" w:eastAsia="Verdana" w:hAnsi="Verdana"/>
                <w:sz w:val="18"/>
                <w:szCs w:val="18"/>
                <w:rtl w:val="0"/>
              </w:rPr>
              <w:t xml:space="preserve">an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image of shutters.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can pay and buy shutters.</w:t>
            </w:r>
          </w:p>
        </w:tc>
      </w:tr>
    </w:tbl>
    <w:p w:rsidR="00000000" w:rsidDel="00000000" w:rsidP="00000000" w:rsidRDefault="00000000" w:rsidRPr="00000000" w14:paraId="00000124">
      <w:pPr>
        <w:spacing w:after="0" w:lineRule="auto"/>
        <w:rPr>
          <w:rFonts w:ascii="Verdana" w:cs="Verdana" w:eastAsia="Verdana" w:hAnsi="Verdana"/>
          <w:smallCaps w:val="0"/>
          <w:color w:val="000000"/>
          <w:sz w:val="28"/>
          <w:szCs w:val="28"/>
          <w:vertAlign w:val="baseline"/>
        </w:rPr>
      </w:pPr>
      <w:r w:rsidDel="00000000" w:rsidR="00000000" w:rsidRPr="00000000">
        <w:rPr>
          <w:rtl w:val="0"/>
        </w:rPr>
      </w:r>
    </w:p>
    <w:tbl>
      <w:tblPr>
        <w:tblStyle w:val="Table17"/>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2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2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2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2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2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2A">
            <w:pPr>
              <w:rPr>
                <w:rFonts w:ascii="Verdana" w:cs="Verdana" w:eastAsia="Verdana" w:hAnsi="Verdana"/>
                <w:color w:val="000000"/>
                <w:sz w:val="18"/>
                <w:szCs w:val="18"/>
                <w:vertAlign w:val="baseline"/>
              </w:rPr>
            </w:pPr>
            <w:hyperlink r:id="rId20">
              <w:r w:rsidDel="00000000" w:rsidR="00000000" w:rsidRPr="00000000">
                <w:rPr>
                  <w:rFonts w:ascii="Verdana" w:cs="Verdana" w:eastAsia="Verdana" w:hAnsi="Verdana"/>
                  <w:color w:val="0000ff"/>
                  <w:sz w:val="18"/>
                  <w:szCs w:val="18"/>
                  <w:u w:val="single"/>
                  <w:vertAlign w:val="baseline"/>
                  <w:rtl w:val="0"/>
                </w:rPr>
                <w:t xml:space="preserve">ewell.se</w:t>
              </w:r>
            </w:hyperlink>
            <w:r w:rsidDel="00000000" w:rsidR="00000000" w:rsidRPr="00000000">
              <w:rPr>
                <w:rtl w:val="0"/>
              </w:rPr>
            </w:r>
          </w:p>
        </w:tc>
        <w:tc>
          <w:tcP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[Core PHP &amp; Smarty templates]</w:t>
            </w:r>
          </w:p>
        </w:tc>
        <w:tc>
          <w:tcP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Team Leader, Analyzer &amp; Developer</w:t>
            </w:r>
          </w:p>
        </w:tc>
      </w:tr>
      <w:tr>
        <w:trPr>
          <w:cantSplit w:val="0"/>
          <w:trHeight w:val="1412.5585937499977" w:hRule="atLeast"/>
          <w:tblHeader w:val="0"/>
        </w:trPr>
        <w:tc>
          <w:tcPr>
            <w:vAlign w:val="top"/>
          </w:tcPr>
          <w:p w:rsidR="00000000" w:rsidDel="00000000" w:rsidP="00000000" w:rsidRDefault="00000000" w:rsidRPr="00000000" w14:paraId="0000012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 eWell.se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can meet a health specialist online when they have time, without having to travel to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clinic or reception. Meet specialists from home via video calls or text chat through their computer, </w:t>
            </w:r>
            <w:r w:rsidDel="00000000" w:rsidR="00000000" w:rsidRPr="00000000">
              <w:rPr>
                <w:rFonts w:ascii="Verdana" w:cs="Verdana" w:eastAsia="Verdana" w:hAnsi="Verdana"/>
                <w:sz w:val="18"/>
                <w:szCs w:val="18"/>
                <w:rtl w:val="0"/>
              </w:rPr>
              <w:t xml:space="preserve">tablet,</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or Smartphone. Specialist </w:t>
            </w:r>
            <w:r w:rsidDel="00000000" w:rsidR="00000000" w:rsidRPr="00000000">
              <w:rPr>
                <w:rFonts w:ascii="Verdana" w:cs="Verdana" w:eastAsia="Verdana" w:hAnsi="Verdana"/>
                <w:sz w:val="18"/>
                <w:szCs w:val="18"/>
                <w:rtl w:val="0"/>
              </w:rPr>
              <w:t xml:space="preserve">adds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their available time to </w:t>
            </w:r>
            <w:r w:rsidDel="00000000" w:rsidR="00000000" w:rsidRPr="00000000">
              <w:rPr>
                <w:rFonts w:ascii="Verdana" w:cs="Verdana" w:eastAsia="Verdana" w:hAnsi="Verdana"/>
                <w:sz w:val="18"/>
                <w:szCs w:val="18"/>
                <w:rtl w:val="0"/>
              </w:rPr>
              <w:t xml:space="preserve">Ewell</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clients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book </w:t>
            </w:r>
            <w:r w:rsidDel="00000000" w:rsidR="00000000" w:rsidRPr="00000000">
              <w:rPr>
                <w:rFonts w:ascii="Verdana" w:cs="Verdana" w:eastAsia="Verdana" w:hAnsi="Verdana"/>
                <w:sz w:val="18"/>
                <w:szCs w:val="18"/>
                <w:rtl w:val="0"/>
              </w:rPr>
              <w:t xml:space="preserve">appointments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with</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particular </w:t>
            </w:r>
            <w:r w:rsidDel="00000000" w:rsidR="00000000" w:rsidRPr="00000000">
              <w:rPr>
                <w:rFonts w:ascii="Verdana" w:cs="Verdana" w:eastAsia="Verdana" w:hAnsi="Verdana"/>
                <w:sz w:val="18"/>
                <w:szCs w:val="18"/>
                <w:rtl w:val="0"/>
              </w:rPr>
              <w:t xml:space="preserve">specialists,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and appointments </w:t>
            </w:r>
            <w:r w:rsidDel="00000000" w:rsidR="00000000" w:rsidRPr="00000000">
              <w:rPr>
                <w:rFonts w:ascii="Verdana" w:cs="Verdana" w:eastAsia="Verdana" w:hAnsi="Verdana"/>
                <w:sz w:val="18"/>
                <w:szCs w:val="18"/>
                <w:rtl w:val="0"/>
              </w:rPr>
              <w:t xml:space="preserve">are held</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with either video chat text chat</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or personal </w:t>
            </w:r>
            <w:r w:rsidDel="00000000" w:rsidR="00000000" w:rsidRPr="00000000">
              <w:rPr>
                <w:rFonts w:ascii="Verdana" w:cs="Verdana" w:eastAsia="Verdana" w:hAnsi="Verdana"/>
                <w:sz w:val="18"/>
                <w:szCs w:val="18"/>
                <w:rtl w:val="0"/>
              </w:rPr>
              <w:t xml:space="preserve">meetings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For video chat I use tokbox.com and for text chat </w:t>
            </w:r>
            <w:r w:rsidDel="00000000" w:rsidR="00000000" w:rsidRPr="00000000">
              <w:rPr>
                <w:rFonts w:ascii="Verdana" w:cs="Verdana" w:eastAsia="Verdana" w:hAnsi="Verdana"/>
                <w:sz w:val="18"/>
                <w:szCs w:val="18"/>
                <w:rtl w:val="0"/>
              </w:rPr>
              <w:t xml:space="preserve">use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phplivesupport.com. eWell app</w:t>
            </w:r>
            <w:r w:rsidDel="00000000" w:rsidR="00000000" w:rsidRPr="00000000">
              <w:rPr>
                <w:rFonts w:ascii="Verdana" w:cs="Verdana" w:eastAsia="Verdana" w:hAnsi="Verdana"/>
                <w:sz w:val="18"/>
                <w:szCs w:val="18"/>
                <w:rtl w:val="0"/>
              </w:rPr>
              <w:t xml:space="preserve"> is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also available on Google </w:t>
            </w:r>
            <w:r w:rsidDel="00000000" w:rsidR="00000000" w:rsidRPr="00000000">
              <w:rPr>
                <w:rFonts w:ascii="Verdana" w:cs="Verdana" w:eastAsia="Verdana" w:hAnsi="Verdana"/>
                <w:sz w:val="18"/>
                <w:szCs w:val="18"/>
                <w:rtl w:val="0"/>
              </w:rPr>
              <w:t xml:space="preserve">Play</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and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Apple </w:t>
            </w:r>
            <w:r w:rsidDel="00000000" w:rsidR="00000000" w:rsidRPr="00000000">
              <w:rPr>
                <w:rFonts w:ascii="Verdana" w:cs="Verdana" w:eastAsia="Verdana" w:hAnsi="Verdana"/>
                <w:sz w:val="18"/>
                <w:szCs w:val="18"/>
                <w:rtl w:val="0"/>
              </w:rPr>
              <w:t xml:space="preserve">App Store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Whichever REST APIs </w:t>
            </w:r>
            <w:r w:rsidDel="00000000" w:rsidR="00000000" w:rsidRPr="00000000">
              <w:rPr>
                <w:rFonts w:ascii="Verdana" w:cs="Verdana" w:eastAsia="Verdana" w:hAnsi="Verdana"/>
                <w:sz w:val="18"/>
                <w:szCs w:val="18"/>
                <w:rtl w:val="0"/>
              </w:rPr>
              <w:t xml:space="preserve">are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used by </w:t>
            </w:r>
            <w:r w:rsidDel="00000000" w:rsidR="00000000" w:rsidRPr="00000000">
              <w:rPr>
                <w:rFonts w:ascii="Verdana" w:cs="Verdana" w:eastAsia="Verdana" w:hAnsi="Verdana"/>
                <w:sz w:val="18"/>
                <w:szCs w:val="18"/>
                <w:rtl w:val="0"/>
              </w:rPr>
              <w:t xml:space="preserve">apps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that </w:t>
            </w:r>
            <w:r w:rsidDel="00000000" w:rsidR="00000000" w:rsidRPr="00000000">
              <w:rPr>
                <w:rFonts w:ascii="Verdana" w:cs="Verdana" w:eastAsia="Verdana" w:hAnsi="Verdana"/>
                <w:sz w:val="18"/>
                <w:szCs w:val="18"/>
                <w:rtl w:val="0"/>
              </w:rPr>
              <w:t xml:space="preserve">are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all developed in PHP.  </w:t>
            </w:r>
          </w:p>
        </w:tc>
      </w:tr>
    </w:tbl>
    <w:p w:rsidR="00000000" w:rsidDel="00000000" w:rsidP="00000000" w:rsidRDefault="00000000" w:rsidRPr="00000000" w14:paraId="00000134">
      <w:pPr>
        <w:spacing w:after="0" w:lineRule="auto"/>
        <w:rPr>
          <w:rFonts w:ascii="Verdana" w:cs="Verdana" w:eastAsia="Verdana" w:hAnsi="Verdana"/>
          <w:smallCaps w:val="0"/>
          <w:color w:val="000000"/>
          <w:sz w:val="28"/>
          <w:szCs w:val="28"/>
          <w:vertAlign w:val="baseline"/>
        </w:rPr>
      </w:pPr>
      <w:r w:rsidDel="00000000" w:rsidR="00000000" w:rsidRPr="00000000">
        <w:rPr>
          <w:rtl w:val="0"/>
        </w:rPr>
      </w:r>
    </w:p>
    <w:tbl>
      <w:tblPr>
        <w:tblStyle w:val="Table18"/>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3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3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3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3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3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3A">
            <w:pPr>
              <w:rPr>
                <w:rFonts w:ascii="Verdana" w:cs="Verdana" w:eastAsia="Verdana" w:hAnsi="Verdana"/>
                <w:color w:val="000000"/>
                <w:sz w:val="18"/>
                <w:szCs w:val="18"/>
                <w:vertAlign w:val="baseline"/>
              </w:rPr>
            </w:pPr>
            <w:hyperlink r:id="rId21">
              <w:r w:rsidDel="00000000" w:rsidR="00000000" w:rsidRPr="00000000">
                <w:rPr>
                  <w:rFonts w:ascii="Verdana" w:cs="Verdana" w:eastAsia="Verdana" w:hAnsi="Verdana"/>
                  <w:color w:val="0000ff"/>
                  <w:sz w:val="18"/>
                  <w:szCs w:val="18"/>
                  <w:u w:val="single"/>
                  <w:vertAlign w:val="baseline"/>
                  <w:rtl w:val="0"/>
                </w:rPr>
                <w:t xml:space="preserve">mfwebblearning.se</w:t>
              </w:r>
            </w:hyperlink>
            <w:r w:rsidDel="00000000" w:rsidR="00000000" w:rsidRPr="00000000">
              <w:rPr>
                <w:rtl w:val="0"/>
              </w:rPr>
            </w:r>
          </w:p>
        </w:tc>
        <w:tc>
          <w:tcP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[Core PHP &amp; Smarty templates]</w:t>
            </w:r>
          </w:p>
        </w:tc>
        <w:tc>
          <w:tcP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Team Leader, Analyzer &amp; Developer</w:t>
            </w:r>
          </w:p>
        </w:tc>
      </w:tr>
      <w:tr>
        <w:trPr>
          <w:cantSplit w:val="0"/>
          <w:trHeight w:val="955.0390625000023" w:hRule="atLeast"/>
          <w:tblHeader w:val="0"/>
        </w:trPr>
        <w:tc>
          <w:tcPr>
            <w:vAlign w:val="top"/>
          </w:tcPr>
          <w:p w:rsidR="00000000" w:rsidDel="00000000" w:rsidP="00000000" w:rsidRDefault="00000000" w:rsidRPr="00000000" w14:paraId="0000013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This site has </w:t>
            </w:r>
            <w:r w:rsidDel="00000000" w:rsidR="00000000" w:rsidRPr="00000000">
              <w:rPr>
                <w:rFonts w:ascii="Verdana" w:cs="Verdana" w:eastAsia="Verdana" w:hAnsi="Verdana"/>
                <w:sz w:val="18"/>
                <w:szCs w:val="18"/>
                <w:rtl w:val="0"/>
              </w:rPr>
              <w:t xml:space="preserve">been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developed for education in health and wellness. There are </w:t>
            </w:r>
            <w:sdt>
              <w:sdtPr>
                <w:id w:val="-1458301622"/>
                <w:tag w:val="goog_rdk_1"/>
              </w:sdtPr>
              <w:sdtContent>
                <w:ins w:author="Dipen Soni" w:id="0" w:date="2025-10-13T10:48:09Z"/>
                <w:sdt>
                  <w:sdtPr>
                    <w:id w:val="-2040000111"/>
                    <w:tag w:val="goog_rdk_2"/>
                  </w:sdtPr>
                  <w:sdtContent>
                    <w:ins w:author="Dipen Soni" w:id="0" w:date="2025-10-13T10:48:09Z">
                      <w:r w:rsidDel="00000000" w:rsidR="00000000" w:rsidRPr="00000000">
                        <w:rPr>
                          <w:rFonts w:ascii="Verdana" w:cs="Verdana" w:eastAsia="Verdana" w:hAnsi="Verdana"/>
                          <w:sz w:val="18"/>
                          <w:szCs w:val="18"/>
                          <w:rtl w:val="0"/>
                          <w:rPrChange w:author="Dipen Soni" w:id="1" w:date="2025-10-13T10:48:09Z">
                            <w:rPr>
                              <w:rFonts w:ascii="Verdana" w:cs="Verdana" w:eastAsia="Verdana" w:hAnsi="Verdana"/>
                              <w:b w:val="0"/>
                              <w:i w:val="0"/>
                              <w:smallCaps w:val="0"/>
                              <w:strike w:val="0"/>
                              <w:color w:val="000000"/>
                              <w:sz w:val="18"/>
                              <w:szCs w:val="18"/>
                              <w:u w:val="none"/>
                              <w:shd w:fill="auto" w:val="clear"/>
                              <w:vertAlign w:val="baseline"/>
                            </w:rPr>
                          </w:rPrChange>
                        </w:rPr>
                        <w:t xml:space="preserve">category-wise</w:t>
                      </w:r>
                    </w:ins>
                  </w:sdtContent>
                </w:sdt>
                <w:ins w:author="Dipen Soni" w:id="0" w:date="2025-10-13T10:48:09Z"/>
              </w:sdtContent>
            </w:sdt>
            <w:sdt>
              <w:sdtPr>
                <w:id w:val="-1860443661"/>
                <w:tag w:val="goog_rdk_3"/>
              </w:sdtPr>
              <w:sdtContent>
                <w:del w:author="Dipen Soni" w:id="0" w:date="2025-10-13T10:48:09Z"/>
                <w:sdt>
                  <w:sdtPr>
                    <w:id w:val="512567374"/>
                    <w:tag w:val="goog_rdk_4"/>
                  </w:sdtPr>
                  <w:sdtContent>
                    <w:del w:author="Dipen Soni" w:id="0" w:date="2025-10-13T10:48:09Z">
                      <w:r w:rsidDel="00000000" w:rsidR="00000000" w:rsidRPr="00000000">
                        <w:rPr>
                          <w:rFonts w:ascii="Verdana" w:cs="Verdana" w:eastAsia="Verdana" w:hAnsi="Verdana"/>
                          <w:sz w:val="18"/>
                          <w:szCs w:val="18"/>
                          <w:rtl w:val="0"/>
                          <w:rPrChange w:author="Dipen Soni" w:id="1" w:date="2025-10-13T10:48:09Z">
                            <w:rPr>
                              <w:rFonts w:ascii="Verdana" w:cs="Verdana" w:eastAsia="Verdana" w:hAnsi="Verdana"/>
                              <w:b w:val="0"/>
                              <w:i w:val="0"/>
                              <w:smallCaps w:val="0"/>
                              <w:strike w:val="0"/>
                              <w:color w:val="000000"/>
                              <w:sz w:val="18"/>
                              <w:szCs w:val="18"/>
                              <w:u w:val="none"/>
                              <w:shd w:fill="auto" w:val="clear"/>
                              <w:vertAlign w:val="baseline"/>
                            </w:rPr>
                          </w:rPrChange>
                        </w:rPr>
                        <w:delText xml:space="preserve">categories wise</w:delText>
                      </w:r>
                    </w:del>
                  </w:sdtContent>
                </w:sdt>
                <w:del w:author="Dipen Soni" w:id="0" w:date="2025-10-13T10:48:09Z"/>
              </w:sdtContent>
            </w:sdt>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videos. Each sub-category contains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practice exam related to </w:t>
            </w:r>
            <w:r w:rsidDel="00000000" w:rsidR="00000000" w:rsidRPr="00000000">
              <w:rPr>
                <w:rFonts w:ascii="Verdana" w:cs="Verdana" w:eastAsia="Verdana" w:hAnsi="Verdana"/>
                <w:sz w:val="18"/>
                <w:szCs w:val="18"/>
                <w:rtl w:val="0"/>
              </w:rPr>
              <w:t xml:space="preserve">the attached</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video. To view videos and to give </w:t>
            </w:r>
            <w:r w:rsidDel="00000000" w:rsidR="00000000" w:rsidRPr="00000000">
              <w:rPr>
                <w:rFonts w:ascii="Verdana" w:cs="Verdana" w:eastAsia="Verdana" w:hAnsi="Verdana"/>
                <w:sz w:val="18"/>
                <w:szCs w:val="18"/>
                <w:rtl w:val="0"/>
              </w:rPr>
              <w:t xml:space="preserve">exams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user has to pay. There is one final exam </w:t>
            </w:r>
            <w:r w:rsidDel="00000000" w:rsidR="00000000" w:rsidRPr="00000000">
              <w:rPr>
                <w:rFonts w:ascii="Verdana" w:cs="Verdana" w:eastAsia="Verdana" w:hAnsi="Verdana"/>
                <w:sz w:val="18"/>
                <w:szCs w:val="18"/>
                <w:rtl w:val="0"/>
              </w:rPr>
              <w:t xml:space="preserve">for</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each top </w:t>
            </w:r>
            <w:r w:rsidDel="00000000" w:rsidR="00000000" w:rsidRPr="00000000">
              <w:rPr>
                <w:rFonts w:ascii="Verdana" w:cs="Verdana" w:eastAsia="Verdana" w:hAnsi="Verdana"/>
                <w:sz w:val="18"/>
                <w:szCs w:val="18"/>
                <w:rtl w:val="0"/>
              </w:rPr>
              <w:t xml:space="preserve">category</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get diploma </w:t>
            </w:r>
            <w:r w:rsidDel="00000000" w:rsidR="00000000" w:rsidRPr="00000000">
              <w:rPr>
                <w:rFonts w:ascii="Verdana" w:cs="Verdana" w:eastAsia="Verdana" w:hAnsi="Verdana"/>
                <w:sz w:val="18"/>
                <w:szCs w:val="18"/>
                <w:rtl w:val="0"/>
              </w:rPr>
              <w:t xml:space="preserve">certificates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after completing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final exam. This site is like </w:t>
            </w:r>
            <w:r w:rsidDel="00000000" w:rsidR="00000000" w:rsidRPr="00000000">
              <w:rPr>
                <w:rFonts w:ascii="Verdana" w:cs="Verdana" w:eastAsia="Verdana" w:hAnsi="Verdana"/>
                <w:sz w:val="18"/>
                <w:szCs w:val="18"/>
                <w:rtl w:val="0"/>
              </w:rPr>
              <w:t xml:space="preserve">an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online exam related to health and wellness.</w:t>
            </w:r>
          </w:p>
        </w:tc>
      </w:tr>
    </w:tbl>
    <w:p w:rsidR="00000000" w:rsidDel="00000000" w:rsidP="00000000" w:rsidRDefault="00000000" w:rsidRPr="00000000" w14:paraId="00000144">
      <w:pPr>
        <w:spacing w:after="0" w:lineRule="auto"/>
        <w:rPr>
          <w:rFonts w:ascii="Verdana" w:cs="Verdana" w:eastAsia="Verdana" w:hAnsi="Verdana"/>
          <w:smallCaps w:val="0"/>
          <w:color w:val="000000"/>
          <w:sz w:val="28"/>
          <w:szCs w:val="28"/>
          <w:vertAlign w:val="baseline"/>
        </w:rPr>
      </w:pPr>
      <w:r w:rsidDel="00000000" w:rsidR="00000000" w:rsidRPr="00000000">
        <w:rPr>
          <w:rtl w:val="0"/>
        </w:rPr>
      </w:r>
    </w:p>
    <w:tbl>
      <w:tblPr>
        <w:tblStyle w:val="Table19"/>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4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4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4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4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4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4A">
            <w:pPr>
              <w:rPr>
                <w:rFonts w:ascii="Verdana" w:cs="Verdana" w:eastAsia="Verdana" w:hAnsi="Verdana"/>
                <w:color w:val="000000"/>
                <w:sz w:val="18"/>
                <w:szCs w:val="18"/>
                <w:vertAlign w:val="baseline"/>
              </w:rPr>
            </w:pPr>
            <w:hyperlink r:id="rId22">
              <w:r w:rsidDel="00000000" w:rsidR="00000000" w:rsidRPr="00000000">
                <w:rPr>
                  <w:rFonts w:ascii="Verdana" w:cs="Verdana" w:eastAsia="Verdana" w:hAnsi="Verdana"/>
                  <w:color w:val="0000ff"/>
                  <w:sz w:val="18"/>
                  <w:szCs w:val="18"/>
                  <w:u w:val="single"/>
                  <w:vertAlign w:val="baseline"/>
                  <w:rtl w:val="0"/>
                </w:rPr>
                <w:t xml:space="preserve">ehelper.se</w:t>
              </w:r>
            </w:hyperlink>
            <w:r w:rsidDel="00000000" w:rsidR="00000000" w:rsidRPr="00000000">
              <w:rPr>
                <w:rtl w:val="0"/>
              </w:rPr>
            </w:r>
          </w:p>
        </w:tc>
        <w:tc>
          <w:tcP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[Core PHP &amp; Smarty templates]</w:t>
            </w:r>
          </w:p>
        </w:tc>
        <w:tc>
          <w:tcP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Team Leader &amp; Analyzer </w:t>
            </w:r>
          </w:p>
        </w:tc>
      </w:tr>
      <w:tr>
        <w:trPr>
          <w:cantSplit w:val="0"/>
          <w:trHeight w:val="945.0390624999977" w:hRule="atLeast"/>
          <w:tblHeader w:val="0"/>
        </w:trPr>
        <w:tc>
          <w:tcPr>
            <w:vAlign w:val="top"/>
          </w:tcPr>
          <w:p w:rsidR="00000000" w:rsidDel="00000000" w:rsidP="00000000" w:rsidRDefault="00000000" w:rsidRPr="00000000" w14:paraId="0000014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This site has two types of users, outsourcers</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and helpers, outsourcers add </w:t>
            </w:r>
            <w:r w:rsidDel="00000000" w:rsidR="00000000" w:rsidRPr="00000000">
              <w:rPr>
                <w:rFonts w:ascii="Verdana" w:cs="Verdana" w:eastAsia="Verdana" w:hAnsi="Verdana"/>
                <w:sz w:val="18"/>
                <w:szCs w:val="18"/>
                <w:rtl w:val="0"/>
              </w:rPr>
              <w:t xml:space="preserve">tasks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related to administration, auto, relocation, graphic </w:t>
            </w:r>
            <w:r w:rsidDel="00000000" w:rsidR="00000000" w:rsidRPr="00000000">
              <w:rPr>
                <w:rFonts w:ascii="Verdana" w:cs="Verdana" w:eastAsia="Verdana" w:hAnsi="Verdana"/>
                <w:sz w:val="18"/>
                <w:szCs w:val="18"/>
                <w:rtl w:val="0"/>
              </w:rPr>
              <w:t xml:space="preserve">designing</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dog-sitting, music, garden help</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etc., outsourcers </w:t>
            </w:r>
            <w:r w:rsidDel="00000000" w:rsidR="00000000" w:rsidRPr="00000000">
              <w:rPr>
                <w:rFonts w:ascii="Verdana" w:cs="Verdana" w:eastAsia="Verdana" w:hAnsi="Verdana"/>
                <w:sz w:val="18"/>
                <w:szCs w:val="18"/>
                <w:rtl w:val="0"/>
              </w:rPr>
              <w:t xml:space="preserve">have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to pay to add task, helper bids to added task. </w:t>
            </w:r>
            <w:r w:rsidDel="00000000" w:rsidR="00000000" w:rsidRPr="00000000">
              <w:rPr>
                <w:rFonts w:ascii="Verdana" w:cs="Verdana" w:eastAsia="Verdana" w:hAnsi="Verdana"/>
                <w:sz w:val="18"/>
                <w:szCs w:val="18"/>
                <w:rtl w:val="0"/>
              </w:rPr>
              <w:t xml:space="preserve">Outsourcers will accept affordable and reasonable bids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A rating</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kind of facility is also added to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site to choose proper outsourcers and helpers.</w:t>
            </w:r>
          </w:p>
        </w:tc>
      </w:tr>
    </w:tbl>
    <w:p w:rsidR="00000000" w:rsidDel="00000000" w:rsidP="00000000" w:rsidRDefault="00000000" w:rsidRPr="00000000" w14:paraId="00000154">
      <w:pPr>
        <w:spacing w:after="0" w:lineRule="auto"/>
        <w:rPr>
          <w:rFonts w:ascii="Verdana" w:cs="Verdana" w:eastAsia="Verdana" w:hAnsi="Verdana"/>
          <w:smallCaps w:val="0"/>
          <w:color w:val="000000"/>
          <w:sz w:val="28"/>
          <w:szCs w:val="28"/>
          <w:vertAlign w:val="baseline"/>
        </w:rPr>
      </w:pPr>
      <w:r w:rsidDel="00000000" w:rsidR="00000000" w:rsidRPr="00000000">
        <w:rPr>
          <w:rtl w:val="0"/>
        </w:rPr>
      </w:r>
    </w:p>
    <w:tbl>
      <w:tblPr>
        <w:tblStyle w:val="Table20"/>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5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5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5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5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5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5A">
            <w:pPr>
              <w:rPr>
                <w:rFonts w:ascii="Verdana" w:cs="Verdana" w:eastAsia="Verdana" w:hAnsi="Verdana"/>
                <w:color w:val="000000"/>
                <w:sz w:val="18"/>
                <w:szCs w:val="18"/>
                <w:vertAlign w:val="baseline"/>
              </w:rPr>
            </w:pPr>
            <w:hyperlink r:id="rId23">
              <w:r w:rsidDel="00000000" w:rsidR="00000000" w:rsidRPr="00000000">
                <w:rPr>
                  <w:rFonts w:ascii="Verdana" w:cs="Verdana" w:eastAsia="Verdana" w:hAnsi="Verdana"/>
                  <w:color w:val="0000ff"/>
                  <w:sz w:val="18"/>
                  <w:szCs w:val="18"/>
                  <w:u w:val="single"/>
                  <w:vertAlign w:val="baseline"/>
                  <w:rtl w:val="0"/>
                </w:rPr>
                <w:t xml:space="preserve">paleoreceptboken.se</w:t>
              </w:r>
            </w:hyperlink>
            <w:r w:rsidDel="00000000" w:rsidR="00000000" w:rsidRPr="00000000">
              <w:rPr>
                <w:rtl w:val="0"/>
              </w:rPr>
            </w:r>
          </w:p>
        </w:tc>
        <w:tc>
          <w:tcP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[Core PHP &amp; Smarty templates]</w:t>
            </w:r>
          </w:p>
        </w:tc>
        <w:tc>
          <w:tcP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Team Leader &amp; Analyzer </w:t>
            </w:r>
          </w:p>
        </w:tc>
      </w:tr>
      <w:tr>
        <w:trPr>
          <w:cantSplit w:val="0"/>
          <w:trHeight w:val="696.2792968750045" w:hRule="atLeast"/>
          <w:tblHeader w:val="0"/>
        </w:trPr>
        <w:tc>
          <w:tcPr>
            <w:vAlign w:val="top"/>
          </w:tcPr>
          <w:p w:rsidR="00000000" w:rsidDel="00000000" w:rsidP="00000000" w:rsidRDefault="00000000" w:rsidRPr="00000000" w14:paraId="0000015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Paleoreceptoboken.se offers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simple and </w:t>
            </w:r>
            <w:r w:rsidDel="00000000" w:rsidR="00000000" w:rsidRPr="00000000">
              <w:rPr>
                <w:rFonts w:ascii="Verdana" w:cs="Verdana" w:eastAsia="Verdana" w:hAnsi="Verdana"/>
                <w:sz w:val="18"/>
                <w:szCs w:val="18"/>
                <w:rtl w:val="0"/>
              </w:rPr>
              <w:t xml:space="preserve">healthy</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recipes for healthy meals. Admin </w:t>
            </w:r>
            <w:r w:rsidDel="00000000" w:rsidR="00000000" w:rsidRPr="00000000">
              <w:rPr>
                <w:rFonts w:ascii="Verdana" w:cs="Verdana" w:eastAsia="Verdana" w:hAnsi="Verdana"/>
                <w:sz w:val="18"/>
                <w:szCs w:val="18"/>
                <w:rtl w:val="0"/>
              </w:rPr>
              <w:t xml:space="preserve">uploads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recipes book at admin side,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user </w:t>
            </w:r>
            <w:r w:rsidDel="00000000" w:rsidR="00000000" w:rsidRPr="00000000">
              <w:rPr>
                <w:rFonts w:ascii="Verdana" w:cs="Verdana" w:eastAsia="Verdana" w:hAnsi="Verdana"/>
                <w:sz w:val="18"/>
                <w:szCs w:val="18"/>
                <w:rtl w:val="0"/>
              </w:rPr>
              <w:t xml:space="preserve">pays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either of way Card or SMS, as soon as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payment completed,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user gets an email attached with this .pdf file recipes book.</w:t>
            </w:r>
          </w:p>
        </w:tc>
      </w:tr>
    </w:tbl>
    <w:p w:rsidR="00000000" w:rsidDel="00000000" w:rsidP="00000000" w:rsidRDefault="00000000" w:rsidRPr="00000000" w14:paraId="00000164">
      <w:pPr>
        <w:spacing w:after="0" w:lineRule="auto"/>
        <w:rPr>
          <w:rFonts w:ascii="Verdana" w:cs="Verdana" w:eastAsia="Verdana" w:hAnsi="Verdana"/>
          <w:smallCaps w:val="0"/>
          <w:color w:val="000000"/>
          <w:sz w:val="28"/>
          <w:szCs w:val="28"/>
          <w:vertAlign w:val="baseline"/>
        </w:rPr>
      </w:pPr>
      <w:r w:rsidDel="00000000" w:rsidR="00000000" w:rsidRPr="00000000">
        <w:rPr>
          <w:rtl w:val="0"/>
        </w:rPr>
      </w:r>
    </w:p>
    <w:tbl>
      <w:tblPr>
        <w:tblStyle w:val="Table2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6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6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6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6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6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6A">
            <w:pPr>
              <w:rPr>
                <w:rFonts w:ascii="Verdana" w:cs="Verdana" w:eastAsia="Verdana" w:hAnsi="Verdana"/>
                <w:color w:val="000000"/>
                <w:sz w:val="18"/>
                <w:szCs w:val="18"/>
                <w:vertAlign w:val="baseline"/>
              </w:rPr>
            </w:pPr>
            <w:hyperlink r:id="rId24">
              <w:r w:rsidDel="00000000" w:rsidR="00000000" w:rsidRPr="00000000">
                <w:rPr>
                  <w:rFonts w:ascii="Verdana" w:cs="Verdana" w:eastAsia="Verdana" w:hAnsi="Verdana"/>
                  <w:color w:val="0000ff"/>
                  <w:sz w:val="18"/>
                  <w:szCs w:val="18"/>
                  <w:u w:val="single"/>
                  <w:vertAlign w:val="baseline"/>
                  <w:rtl w:val="0"/>
                </w:rPr>
                <w:t xml:space="preserve">veggieswap.com</w:t>
              </w:r>
            </w:hyperlink>
            <w:r w:rsidDel="00000000" w:rsidR="00000000" w:rsidRPr="00000000">
              <w:rPr>
                <w:rtl w:val="0"/>
              </w:rPr>
            </w:r>
          </w:p>
        </w:tc>
        <w:tc>
          <w:tcP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[Core PHP &amp; Smarty templates]</w:t>
            </w:r>
          </w:p>
        </w:tc>
        <w:tc>
          <w:tcP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Team Leader, Analyzer &amp; Developer </w:t>
            </w:r>
          </w:p>
        </w:tc>
      </w:tr>
      <w:tr>
        <w:trPr>
          <w:cantSplit w:val="0"/>
          <w:trHeight w:val="945.0390624999977" w:hRule="atLeast"/>
          <w:tblHeader w:val="0"/>
        </w:trPr>
        <w:tc>
          <w:tcPr>
            <w:vAlign w:val="top"/>
          </w:tcPr>
          <w:p w:rsidR="00000000" w:rsidDel="00000000" w:rsidP="00000000" w:rsidRDefault="00000000" w:rsidRPr="00000000" w14:paraId="0000016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Veggie Swap helps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connect and share with growers in their local area and around the world. Veggie Swap is </w:t>
            </w:r>
            <w:r w:rsidDel="00000000" w:rsidR="00000000" w:rsidRPr="00000000">
              <w:rPr>
                <w:rFonts w:ascii="Verdana" w:cs="Verdana" w:eastAsia="Verdana" w:hAnsi="Verdana"/>
                <w:sz w:val="18"/>
                <w:szCs w:val="18"/>
                <w:rtl w:val="0"/>
              </w:rPr>
              <w:t xml:space="preserve">an</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online harvest exchange and social network for home gardeners. Veggie Swap </w:t>
            </w:r>
            <w:r w:rsidDel="00000000" w:rsidR="00000000" w:rsidRPr="00000000">
              <w:rPr>
                <w:rFonts w:ascii="Verdana" w:cs="Verdana" w:eastAsia="Verdana" w:hAnsi="Verdana"/>
                <w:sz w:val="18"/>
                <w:szCs w:val="18"/>
                <w:rtl w:val="0"/>
              </w:rPr>
              <w:t xml:space="preserve">was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developed with </w:t>
            </w:r>
            <w:r w:rsidDel="00000000" w:rsidR="00000000" w:rsidRPr="00000000">
              <w:rPr>
                <w:rFonts w:ascii="Verdana" w:cs="Verdana" w:eastAsia="Verdana" w:hAnsi="Verdana"/>
                <w:b w:val="0"/>
                <w:i w:val="0"/>
                <w:smallCaps w:val="0"/>
                <w:strike w:val="0"/>
                <w:color w:val="000000"/>
                <w:sz w:val="18"/>
                <w:szCs w:val="18"/>
                <w:u w:val="single"/>
                <w:shd w:fill="auto" w:val="clear"/>
                <w:vertAlign w:val="baseline"/>
                <w:rtl w:val="0"/>
              </w:rPr>
              <w:t xml:space="preserve">phofox</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phpfox provides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marketplace module, using marketplace module, I have </w:t>
            </w:r>
            <w:r w:rsidDel="00000000" w:rsidR="00000000" w:rsidRPr="00000000">
              <w:rPr>
                <w:rFonts w:ascii="Verdana" w:cs="Verdana" w:eastAsia="Verdana" w:hAnsi="Verdana"/>
                <w:sz w:val="18"/>
                <w:szCs w:val="18"/>
                <w:rtl w:val="0"/>
              </w:rPr>
              <w:t xml:space="preserve">developed</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an ad marketplace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module to fulfill </w:t>
            </w:r>
            <w:r w:rsidDel="00000000" w:rsidR="00000000" w:rsidRPr="00000000">
              <w:rPr>
                <w:rFonts w:ascii="Verdana" w:cs="Verdana" w:eastAsia="Verdana" w:hAnsi="Verdana"/>
                <w:sz w:val="18"/>
                <w:szCs w:val="18"/>
                <w:rtl w:val="0"/>
              </w:rPr>
              <w:t xml:space="preserve">the requirements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of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client.</w:t>
            </w:r>
          </w:p>
        </w:tc>
      </w:tr>
    </w:tbl>
    <w:p w:rsidR="00000000" w:rsidDel="00000000" w:rsidP="00000000" w:rsidRDefault="00000000" w:rsidRPr="00000000" w14:paraId="00000174">
      <w:pPr>
        <w:spacing w:after="0" w:lineRule="auto"/>
        <w:rPr>
          <w:rFonts w:ascii="Verdana" w:cs="Verdana" w:eastAsia="Verdana" w:hAnsi="Verdana"/>
          <w:smallCaps w:val="0"/>
          <w:color w:val="000000"/>
          <w:sz w:val="28"/>
          <w:szCs w:val="28"/>
          <w:vertAlign w:val="baseline"/>
        </w:rPr>
      </w:pPr>
      <w:r w:rsidDel="00000000" w:rsidR="00000000" w:rsidRPr="00000000">
        <w:rPr>
          <w:rtl w:val="0"/>
        </w:rPr>
      </w:r>
    </w:p>
    <w:tbl>
      <w:tblPr>
        <w:tblStyle w:val="Table22"/>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7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7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7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7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7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7A">
            <w:pPr>
              <w:rPr>
                <w:rFonts w:ascii="Verdana" w:cs="Verdana" w:eastAsia="Verdana" w:hAnsi="Verdana"/>
                <w:color w:val="000000"/>
                <w:sz w:val="18"/>
                <w:szCs w:val="18"/>
                <w:vertAlign w:val="baseline"/>
              </w:rPr>
            </w:pPr>
            <w:bookmarkStart w:colFirst="0" w:colLast="0" w:name="_heading=h.30j0zll" w:id="1"/>
            <w:bookmarkEnd w:id="1"/>
            <w:hyperlink r:id="rId25">
              <w:r w:rsidDel="00000000" w:rsidR="00000000" w:rsidRPr="00000000">
                <w:rPr>
                  <w:rFonts w:ascii="Verdana" w:cs="Verdana" w:eastAsia="Verdana" w:hAnsi="Verdana"/>
                  <w:color w:val="0000ff"/>
                  <w:sz w:val="18"/>
                  <w:szCs w:val="18"/>
                  <w:u w:val="single"/>
                  <w:vertAlign w:val="baseline"/>
                  <w:rtl w:val="0"/>
                </w:rPr>
                <w:t xml:space="preserve">pplanner.se</w:t>
              </w:r>
            </w:hyperlink>
            <w:r w:rsidDel="00000000" w:rsidR="00000000" w:rsidRPr="00000000">
              <w:rPr>
                <w:rtl w:val="0"/>
              </w:rPr>
            </w:r>
          </w:p>
        </w:tc>
        <w:tc>
          <w:tcP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[Core PHP]</w:t>
            </w:r>
          </w:p>
        </w:tc>
        <w:tc>
          <w:tcP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Analyzer &amp; Developer</w:t>
            </w:r>
          </w:p>
        </w:tc>
      </w:tr>
      <w:tr>
        <w:trPr>
          <w:cantSplit w:val="0"/>
          <w:trHeight w:val="1840.078125" w:hRule="atLeast"/>
          <w:tblHeader w:val="0"/>
        </w:trPr>
        <w:tc>
          <w:tcPr>
            <w:vAlign w:val="top"/>
          </w:tcPr>
          <w:p w:rsidR="00000000" w:rsidDel="00000000" w:rsidP="00000000" w:rsidRDefault="00000000" w:rsidRPr="00000000" w14:paraId="00000180">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Pplanner is a programming interface to the internet. The program is designed primarily to deal with extra staff employed by the hour. The staff selects, via their availability (if they can work). The employer </w:t>
            </w:r>
            <w:r w:rsidDel="00000000" w:rsidR="00000000" w:rsidRPr="00000000">
              <w:rPr>
                <w:rFonts w:ascii="Verdana" w:cs="Verdana" w:eastAsia="Verdana" w:hAnsi="Verdana"/>
                <w:sz w:val="18"/>
                <w:szCs w:val="18"/>
                <w:rtl w:val="0"/>
              </w:rPr>
              <w:t xml:space="preserve">booked</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staff via phone contact, SMS</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and/or</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email. Employers save time and reduce their stress. Might be focused on regular tasks instead of chasing extra staff that the employer did not even know if it </w:t>
            </w:r>
            <w:r w:rsidDel="00000000" w:rsidR="00000000" w:rsidRPr="00000000">
              <w:rPr>
                <w:rFonts w:ascii="Verdana" w:cs="Verdana" w:eastAsia="Verdana" w:hAnsi="Verdana"/>
                <w:sz w:val="18"/>
                <w:szCs w:val="18"/>
                <w:rtl w:val="0"/>
              </w:rPr>
              <w:t xml:space="preserve">could</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work. In Pplanner reservation staff who can work fast and </w:t>
            </w:r>
            <w:r w:rsidDel="00000000" w:rsidR="00000000" w:rsidRPr="00000000">
              <w:rPr>
                <w:rFonts w:ascii="Verdana" w:cs="Verdana" w:eastAsia="Verdana" w:hAnsi="Verdana"/>
                <w:sz w:val="18"/>
                <w:szCs w:val="18"/>
                <w:rtl w:val="0"/>
              </w:rPr>
              <w:t xml:space="preserve">easily</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Pplanner also includes other features such as message boards, instant messaging features with SMS-up</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and vacancy composition of the working period. The </w:t>
            </w:r>
            <w:r w:rsidDel="00000000" w:rsidR="00000000" w:rsidRPr="00000000">
              <w:rPr>
                <w:rFonts w:ascii="Verdana" w:cs="Verdana" w:eastAsia="Verdana" w:hAnsi="Verdana"/>
                <w:sz w:val="18"/>
                <w:szCs w:val="18"/>
                <w:rtl w:val="0"/>
              </w:rPr>
              <w:t xml:space="preserve">staff</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are categorized according to their skills. Working </w:t>
            </w:r>
            <w:r w:rsidDel="00000000" w:rsidR="00000000" w:rsidRPr="00000000">
              <w:rPr>
                <w:rFonts w:ascii="Verdana" w:cs="Verdana" w:eastAsia="Verdana" w:hAnsi="Verdana"/>
                <w:sz w:val="18"/>
                <w:szCs w:val="18"/>
                <w:rtl w:val="0"/>
              </w:rPr>
              <w:t xml:space="preserve">sensors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can quickly see if any skills missing while it's quick and easy to find the right people for the right task.</w:t>
            </w:r>
            <w:r w:rsidDel="00000000" w:rsidR="00000000" w:rsidRPr="00000000">
              <w:rPr>
                <w:rtl w:val="0"/>
              </w:rPr>
            </w:r>
          </w:p>
        </w:tc>
      </w:tr>
    </w:tbl>
    <w:p w:rsidR="00000000" w:rsidDel="00000000" w:rsidP="00000000" w:rsidRDefault="00000000" w:rsidRPr="00000000" w14:paraId="00000185">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186">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23"/>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8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8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8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8A">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8B">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8C">
            <w:pPr>
              <w:rPr>
                <w:rFonts w:ascii="Verdana" w:cs="Verdana" w:eastAsia="Verdana" w:hAnsi="Verdana"/>
                <w:color w:val="000000"/>
                <w:sz w:val="18"/>
                <w:szCs w:val="18"/>
                <w:vertAlign w:val="baseline"/>
              </w:rPr>
            </w:pPr>
            <w:hyperlink r:id="rId26">
              <w:r w:rsidDel="00000000" w:rsidR="00000000" w:rsidRPr="00000000">
                <w:rPr>
                  <w:rFonts w:ascii="Verdana" w:cs="Verdana" w:eastAsia="Verdana" w:hAnsi="Verdana"/>
                  <w:color w:val="0000ff"/>
                  <w:sz w:val="18"/>
                  <w:szCs w:val="18"/>
                  <w:u w:val="single"/>
                  <w:vertAlign w:val="baseline"/>
                  <w:rtl w:val="0"/>
                </w:rPr>
                <w:t xml:space="preserve">pplannermini.se</w:t>
              </w:r>
            </w:hyperlink>
            <w:r w:rsidDel="00000000" w:rsidR="00000000" w:rsidRPr="00000000">
              <w:rPr>
                <w:rtl w:val="0"/>
              </w:rPr>
            </w:r>
          </w:p>
        </w:tc>
        <w:tc>
          <w:tcP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[Core PHP]</w:t>
            </w:r>
          </w:p>
        </w:tc>
        <w:tc>
          <w:tcP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Analyzer &amp; Developer</w:t>
            </w:r>
          </w:p>
        </w:tc>
      </w:tr>
      <w:tr>
        <w:trPr>
          <w:cantSplit w:val="0"/>
          <w:trHeight w:val="1362.5585937500023" w:hRule="atLeast"/>
          <w:tblHeader w:val="0"/>
        </w:trPr>
        <w:tc>
          <w:tcPr>
            <w:vAlign w:val="top"/>
          </w:tcPr>
          <w:p w:rsidR="00000000" w:rsidDel="00000000" w:rsidP="00000000" w:rsidRDefault="00000000" w:rsidRPr="00000000" w14:paraId="00000192">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Pplanner mini is a service customized to quickly coat the staff vacancies that arise in </w:t>
            </w:r>
            <w:r w:rsidDel="00000000" w:rsidR="00000000" w:rsidRPr="00000000">
              <w:rPr>
                <w:rFonts w:ascii="Verdana" w:cs="Verdana" w:eastAsia="Verdana" w:hAnsi="Verdana"/>
                <w:sz w:val="18"/>
                <w:szCs w:val="18"/>
                <w:rtl w:val="0"/>
              </w:rPr>
              <w:t xml:space="preserve">an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employer's company. One of the staff is sick and must be replaced. Utilize Pplanner-Mini to quickly reach out to all employees via SMS and email. Pplanner mini keeps track of when workers report in while you take care of other more important tasks. As soon as </w:t>
            </w:r>
            <w:r w:rsidDel="00000000" w:rsidR="00000000" w:rsidRPr="00000000">
              <w:rPr>
                <w:rFonts w:ascii="Verdana" w:cs="Verdana" w:eastAsia="Verdana" w:hAnsi="Verdana"/>
                <w:sz w:val="18"/>
                <w:szCs w:val="18"/>
                <w:rtl w:val="0"/>
              </w:rPr>
              <w:t xml:space="preserve">an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employer in the workforce </w:t>
            </w:r>
            <w:r w:rsidDel="00000000" w:rsidR="00000000" w:rsidRPr="00000000">
              <w:rPr>
                <w:rFonts w:ascii="Verdana" w:cs="Verdana" w:eastAsia="Verdana" w:hAnsi="Verdana"/>
                <w:sz w:val="18"/>
                <w:szCs w:val="18"/>
                <w:rtl w:val="0"/>
              </w:rPr>
              <w:t xml:space="preserve">reports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that they can work on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broadcast vacancy,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worker will receive a message via SMS. When employers wish </w:t>
            </w:r>
            <w:r w:rsidDel="00000000" w:rsidR="00000000" w:rsidRPr="00000000">
              <w:rPr>
                <w:rFonts w:ascii="Verdana" w:cs="Verdana" w:eastAsia="Verdana" w:hAnsi="Verdana"/>
                <w:sz w:val="18"/>
                <w:szCs w:val="18"/>
                <w:rtl w:val="0"/>
              </w:rPr>
              <w:t xml:space="preserve">for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employees’ results and select a suitable candidate for the job.</w:t>
            </w:r>
          </w:p>
        </w:tc>
      </w:tr>
    </w:tbl>
    <w:p w:rsidR="00000000" w:rsidDel="00000000" w:rsidP="00000000" w:rsidRDefault="00000000" w:rsidRPr="00000000" w14:paraId="00000197">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198">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24"/>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9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9A">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9B">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9C">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9D">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9E">
            <w:pPr>
              <w:rPr>
                <w:rFonts w:ascii="Verdana" w:cs="Verdana" w:eastAsia="Verdana" w:hAnsi="Verdana"/>
                <w:color w:val="000000"/>
                <w:sz w:val="18"/>
                <w:szCs w:val="18"/>
                <w:vertAlign w:val="baseline"/>
              </w:rPr>
            </w:pPr>
            <w:hyperlink r:id="rId27">
              <w:r w:rsidDel="00000000" w:rsidR="00000000" w:rsidRPr="00000000">
                <w:rPr>
                  <w:rFonts w:ascii="Verdana" w:cs="Verdana" w:eastAsia="Verdana" w:hAnsi="Verdana"/>
                  <w:color w:val="0000ff"/>
                  <w:sz w:val="18"/>
                  <w:szCs w:val="18"/>
                  <w:u w:val="single"/>
                  <w:vertAlign w:val="baseline"/>
                  <w:rtl w:val="0"/>
                </w:rPr>
                <w:t xml:space="preserve">dandyville.se</w:t>
              </w:r>
            </w:hyperlink>
            <w:r w:rsidDel="00000000" w:rsidR="00000000" w:rsidRPr="00000000">
              <w:rPr>
                <w:rtl w:val="0"/>
              </w:rPr>
            </w:r>
          </w:p>
        </w:tc>
        <w:tc>
          <w:tcP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[Core PHP &amp; Smarty templates]</w:t>
            </w:r>
          </w:p>
        </w:tc>
        <w:tc>
          <w:tcP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1A3">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A4">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Dandyville.se is a website that uses product </w:t>
            </w:r>
            <w:r w:rsidDel="00000000" w:rsidR="00000000" w:rsidRPr="00000000">
              <w:rPr>
                <w:rFonts w:ascii="Verdana" w:cs="Verdana" w:eastAsia="Verdana" w:hAnsi="Verdana"/>
                <w:sz w:val="18"/>
                <w:szCs w:val="18"/>
                <w:rtl w:val="0"/>
              </w:rPr>
              <w:t xml:space="preserve">feed files</w:t>
            </w:r>
            <w:r w:rsidDel="00000000" w:rsidR="00000000" w:rsidRPr="00000000">
              <w:rPr>
                <w:rFonts w:ascii="Verdana" w:cs="Verdana" w:eastAsia="Verdana" w:hAnsi="Verdana"/>
                <w:sz w:val="18"/>
                <w:szCs w:val="18"/>
                <w:vertAlign w:val="baseline"/>
                <w:rtl w:val="0"/>
              </w:rPr>
              <w:t xml:space="preserve"> to add products </w:t>
            </w:r>
            <w:r w:rsidDel="00000000" w:rsidR="00000000" w:rsidRPr="00000000">
              <w:rPr>
                <w:rFonts w:ascii="Verdana" w:cs="Verdana" w:eastAsia="Verdana" w:hAnsi="Verdana"/>
                <w:sz w:val="18"/>
                <w:szCs w:val="18"/>
                <w:rtl w:val="0"/>
              </w:rPr>
              <w:t xml:space="preserve">to</w:t>
            </w:r>
            <w:r w:rsidDel="00000000" w:rsidR="00000000" w:rsidRPr="00000000">
              <w:rPr>
                <w:rFonts w:ascii="Verdana" w:cs="Verdana" w:eastAsia="Verdana" w:hAnsi="Verdana"/>
                <w:sz w:val="18"/>
                <w:szCs w:val="18"/>
                <w:vertAlign w:val="baseline"/>
                <w:rtl w:val="0"/>
              </w:rPr>
              <w:t xml:space="preserve"> the website. This different product </w:t>
            </w:r>
            <w:r w:rsidDel="00000000" w:rsidR="00000000" w:rsidRPr="00000000">
              <w:rPr>
                <w:rFonts w:ascii="Verdana" w:cs="Verdana" w:eastAsia="Verdana" w:hAnsi="Verdana"/>
                <w:sz w:val="18"/>
                <w:szCs w:val="18"/>
                <w:rtl w:val="0"/>
              </w:rPr>
              <w:t xml:space="preserve">feed file</w:t>
            </w:r>
            <w:r w:rsidDel="00000000" w:rsidR="00000000" w:rsidRPr="00000000">
              <w:rPr>
                <w:rFonts w:ascii="Verdana" w:cs="Verdana" w:eastAsia="Verdana" w:hAnsi="Verdana"/>
                <w:sz w:val="18"/>
                <w:szCs w:val="18"/>
                <w:vertAlign w:val="baseline"/>
                <w:rtl w:val="0"/>
              </w:rPr>
              <w:t xml:space="preserve"> is added by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admin when creating new sellers. This site can have one seller on one product and many sellers for other products. If two sellers have the same product it will be the prioritized sellers’ product that will be visible. This site also has links from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product page to the seller product page. This way we can gather a lot of traffic to Dandyville.se and then charge the sellers X amount for every click to their website. The seller is usually a </w:t>
            </w:r>
            <w:r w:rsidDel="00000000" w:rsidR="00000000" w:rsidRPr="00000000">
              <w:rPr>
                <w:rFonts w:ascii="Verdana" w:cs="Verdana" w:eastAsia="Verdana" w:hAnsi="Verdana"/>
                <w:sz w:val="18"/>
                <w:szCs w:val="18"/>
                <w:rtl w:val="0"/>
              </w:rPr>
              <w:t xml:space="preserve">webshop</w:t>
            </w:r>
            <w:r w:rsidDel="00000000" w:rsidR="00000000" w:rsidRPr="00000000">
              <w:rPr>
                <w:rFonts w:ascii="Verdana" w:cs="Verdana" w:eastAsia="Verdana" w:hAnsi="Verdana"/>
                <w:sz w:val="18"/>
                <w:szCs w:val="18"/>
                <w:vertAlign w:val="baseline"/>
                <w:rtl w:val="0"/>
              </w:rPr>
              <w:t xml:space="preserve"> with products.</w:t>
            </w:r>
            <w:r w:rsidDel="00000000" w:rsidR="00000000" w:rsidRPr="00000000">
              <w:rPr>
                <w:rtl w:val="0"/>
              </w:rPr>
            </w:r>
          </w:p>
        </w:tc>
      </w:tr>
    </w:tbl>
    <w:p w:rsidR="00000000" w:rsidDel="00000000" w:rsidP="00000000" w:rsidRDefault="00000000" w:rsidRPr="00000000" w14:paraId="000001A8">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1A9">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25"/>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AA">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AB">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AC">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AD">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AE">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AF">
            <w:pPr>
              <w:rPr>
                <w:rFonts w:ascii="Verdana" w:cs="Verdana" w:eastAsia="Verdana" w:hAnsi="Verdana"/>
                <w:color w:val="000000"/>
                <w:sz w:val="18"/>
                <w:szCs w:val="18"/>
                <w:vertAlign w:val="baseline"/>
              </w:rPr>
            </w:pPr>
            <w:hyperlink r:id="rId28">
              <w:r w:rsidDel="00000000" w:rsidR="00000000" w:rsidRPr="00000000">
                <w:rPr>
                  <w:rFonts w:ascii="Verdana" w:cs="Verdana" w:eastAsia="Verdana" w:hAnsi="Verdana"/>
                  <w:color w:val="0000ff"/>
                  <w:sz w:val="18"/>
                  <w:szCs w:val="18"/>
                  <w:u w:val="single"/>
                  <w:vertAlign w:val="baseline"/>
                  <w:rtl w:val="0"/>
                </w:rPr>
                <w:t xml:space="preserve">shapy.se</w:t>
              </w:r>
            </w:hyperlink>
            <w:r w:rsidDel="00000000" w:rsidR="00000000" w:rsidRPr="00000000">
              <w:rPr>
                <w:rtl w:val="0"/>
              </w:rPr>
            </w:r>
          </w:p>
        </w:tc>
        <w:tc>
          <w:tcP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[Core PHP]</w:t>
            </w:r>
          </w:p>
        </w:tc>
        <w:tc>
          <w:tcP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rHeight w:val="945.0390624999909" w:hRule="atLeast"/>
          <w:tblHeader w:val="0"/>
        </w:trPr>
        <w:tc>
          <w:tcPr>
            <w:vAlign w:val="top"/>
          </w:tcPr>
          <w:p w:rsidR="00000000" w:rsidDel="00000000" w:rsidP="00000000" w:rsidRDefault="00000000" w:rsidRPr="00000000" w14:paraId="000001B5">
            <w:pPr>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rtl w:val="0"/>
              </w:rPr>
              <w:t xml:space="preserve">D</w:t>
            </w:r>
            <w:r w:rsidDel="00000000" w:rsidR="00000000" w:rsidRPr="00000000">
              <w:rPr>
                <w:rFonts w:ascii="Verdana" w:cs="Verdana" w:eastAsia="Verdana" w:hAnsi="Verdana"/>
                <w:color w:val="000000"/>
                <w:sz w:val="18"/>
                <w:szCs w:val="18"/>
                <w:vertAlign w:val="baseline"/>
                <w:rtl w:val="0"/>
              </w:rPr>
              <w:t xml:space="preserve">escription</w:t>
            </w:r>
          </w:p>
        </w:tc>
        <w:tc>
          <w:tcPr>
            <w:gridSpan w:val="4"/>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This site is for Sweden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We can call this site </w:t>
            </w:r>
            <w:r w:rsidDel="00000000" w:rsidR="00000000" w:rsidRPr="00000000">
              <w:rPr>
                <w:rFonts w:ascii="Verdana" w:cs="Verdana" w:eastAsia="Verdana" w:hAnsi="Verdana"/>
                <w:sz w:val="18"/>
                <w:szCs w:val="18"/>
                <w:rtl w:val="0"/>
              </w:rPr>
              <w:t xml:space="preserve">an</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online gymnasium.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register here and pay either </w:t>
            </w:r>
            <w:r w:rsidDel="00000000" w:rsidR="00000000" w:rsidRPr="00000000">
              <w:rPr>
                <w:rFonts w:ascii="Verdana" w:cs="Verdana" w:eastAsia="Verdana" w:hAnsi="Verdana"/>
                <w:sz w:val="18"/>
                <w:szCs w:val="18"/>
                <w:rtl w:val="0"/>
              </w:rPr>
              <w:t xml:space="preserve">by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credit card or </w:t>
            </w:r>
            <w:r w:rsidDel="00000000" w:rsidR="00000000" w:rsidRPr="00000000">
              <w:rPr>
                <w:rFonts w:ascii="Verdana" w:cs="Verdana" w:eastAsia="Verdana" w:hAnsi="Verdana"/>
                <w:sz w:val="18"/>
                <w:szCs w:val="18"/>
                <w:rtl w:val="0"/>
              </w:rPr>
              <w:t xml:space="preserve">through</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SMS. Admin user uploads gym trainers’ videos to </w:t>
            </w:r>
            <w:r w:rsidDel="00000000" w:rsidR="00000000" w:rsidRPr="00000000">
              <w:rPr>
                <w:rFonts w:ascii="Verdana" w:cs="Verdana" w:eastAsia="Verdana" w:hAnsi="Verdana"/>
                <w:sz w:val="18"/>
                <w:szCs w:val="18"/>
                <w:rtl w:val="0"/>
              </w:rPr>
              <w:t xml:space="preserve">Vimeo</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can watch videos according to category. </w:t>
            </w:r>
            <w:r w:rsidDel="00000000" w:rsidR="00000000" w:rsidRPr="00000000">
              <w:rPr>
                <w:rFonts w:ascii="Verdana" w:cs="Verdana" w:eastAsia="Verdana" w:hAnsi="Verdana"/>
                <w:sz w:val="18"/>
                <w:szCs w:val="18"/>
                <w:rtl w:val="0"/>
              </w:rPr>
              <w:t xml:space="preserve">The user</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can be either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single user or </w:t>
            </w:r>
            <w:r w:rsidDel="00000000" w:rsidR="00000000" w:rsidRPr="00000000">
              <w:rPr>
                <w:rFonts w:ascii="Verdana" w:cs="Verdana" w:eastAsia="Verdana" w:hAnsi="Verdana"/>
                <w:sz w:val="18"/>
                <w:szCs w:val="18"/>
                <w:rtl w:val="0"/>
              </w:rPr>
              <w:t xml:space="preserve">a</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company. All videos are private videos and uploaded to </w:t>
            </w:r>
            <w:r w:rsidDel="00000000" w:rsidR="00000000" w:rsidRPr="00000000">
              <w:rPr>
                <w:rFonts w:ascii="Verdana" w:cs="Verdana" w:eastAsia="Verdana" w:hAnsi="Verdana"/>
                <w:sz w:val="18"/>
                <w:szCs w:val="18"/>
                <w:rtl w:val="0"/>
              </w:rPr>
              <w:t xml:space="preserve">Vimeo</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and they fetch with the help of </w:t>
            </w:r>
            <w:r w:rsidDel="00000000" w:rsidR="00000000" w:rsidRPr="00000000">
              <w:rPr>
                <w:rFonts w:ascii="Verdana" w:cs="Verdana" w:eastAsia="Verdana" w:hAnsi="Verdana"/>
                <w:sz w:val="18"/>
                <w:szCs w:val="18"/>
                <w:rtl w:val="0"/>
              </w:rPr>
              <w:t xml:space="preserve">Vimeo</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apis.</w:t>
            </w:r>
          </w:p>
        </w:tc>
      </w:tr>
    </w:tbl>
    <w:p w:rsidR="00000000" w:rsidDel="00000000" w:rsidP="00000000" w:rsidRDefault="00000000" w:rsidRPr="00000000" w14:paraId="000001BA">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1BB">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26"/>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BC">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BD">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BE">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BF">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C0">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C1">
            <w:pPr>
              <w:rPr>
                <w:rFonts w:ascii="Verdana" w:cs="Verdana" w:eastAsia="Verdana" w:hAnsi="Verdana"/>
                <w:color w:val="000000"/>
                <w:sz w:val="18"/>
                <w:szCs w:val="18"/>
                <w:vertAlign w:val="baseline"/>
              </w:rPr>
            </w:pPr>
            <w:hyperlink r:id="rId29">
              <w:r w:rsidDel="00000000" w:rsidR="00000000" w:rsidRPr="00000000">
                <w:rPr>
                  <w:rFonts w:ascii="Verdana" w:cs="Verdana" w:eastAsia="Verdana" w:hAnsi="Verdana"/>
                  <w:color w:val="0000ff"/>
                  <w:sz w:val="18"/>
                  <w:szCs w:val="18"/>
                  <w:u w:val="single"/>
                  <w:vertAlign w:val="baseline"/>
                  <w:rtl w:val="0"/>
                </w:rPr>
                <w:t xml:space="preserve">pounced.com.au</w:t>
              </w:r>
            </w:hyperlink>
            <w:r w:rsidDel="00000000" w:rsidR="00000000" w:rsidRPr="00000000">
              <w:rPr>
                <w:rtl w:val="0"/>
              </w:rPr>
            </w:r>
          </w:p>
        </w:tc>
        <w:tc>
          <w:tcP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[Core PHP]</w:t>
            </w:r>
          </w:p>
        </w:tc>
        <w:tc>
          <w:tcP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1C7">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C8">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This site is for Australian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sz w:val="18"/>
                <w:szCs w:val="18"/>
                <w:vertAlign w:val="baseline"/>
                <w:rtl w:val="0"/>
              </w:rPr>
              <w:t xml:space="preserve">. This site brings deals and offers for the user.  Users select </w:t>
            </w:r>
            <w:r w:rsidDel="00000000" w:rsidR="00000000" w:rsidRPr="00000000">
              <w:rPr>
                <w:rFonts w:ascii="Verdana" w:cs="Verdana" w:eastAsia="Verdana" w:hAnsi="Verdana"/>
                <w:sz w:val="18"/>
                <w:szCs w:val="18"/>
                <w:rtl w:val="0"/>
              </w:rPr>
              <w:t xml:space="preserve">their</w:t>
            </w:r>
            <w:r w:rsidDel="00000000" w:rsidR="00000000" w:rsidRPr="00000000">
              <w:rPr>
                <w:rFonts w:ascii="Verdana" w:cs="Verdana" w:eastAsia="Verdana" w:hAnsi="Verdana"/>
                <w:sz w:val="18"/>
                <w:szCs w:val="18"/>
                <w:vertAlign w:val="baseline"/>
                <w:rtl w:val="0"/>
              </w:rPr>
              <w:t xml:space="preserve"> city and buy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required deals. As soon as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payment </w:t>
            </w:r>
            <w:r w:rsidDel="00000000" w:rsidR="00000000" w:rsidRPr="00000000">
              <w:rPr>
                <w:rFonts w:ascii="Verdana" w:cs="Verdana" w:eastAsia="Verdana" w:hAnsi="Verdana"/>
                <w:sz w:val="18"/>
                <w:szCs w:val="18"/>
                <w:rtl w:val="0"/>
              </w:rPr>
              <w:t xml:space="preserve">is </w:t>
            </w:r>
            <w:r w:rsidDel="00000000" w:rsidR="00000000" w:rsidRPr="00000000">
              <w:rPr>
                <w:rFonts w:ascii="Verdana" w:cs="Verdana" w:eastAsia="Verdana" w:hAnsi="Verdana"/>
                <w:sz w:val="18"/>
                <w:szCs w:val="18"/>
                <w:vertAlign w:val="baseline"/>
                <w:rtl w:val="0"/>
              </w:rPr>
              <w:t xml:space="preserve">completed deals' coupon and invoice hit in their email account. Every </w:t>
            </w:r>
            <w:r w:rsidDel="00000000" w:rsidR="00000000" w:rsidRPr="00000000">
              <w:rPr>
                <w:rFonts w:ascii="Verdana" w:cs="Verdana" w:eastAsia="Verdana" w:hAnsi="Verdana"/>
                <w:sz w:val="18"/>
                <w:szCs w:val="18"/>
                <w:rtl w:val="0"/>
              </w:rPr>
              <w:t xml:space="preserve">weekday</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comes</w:t>
            </w:r>
            <w:r w:rsidDel="00000000" w:rsidR="00000000" w:rsidRPr="00000000">
              <w:rPr>
                <w:rFonts w:ascii="Verdana" w:cs="Verdana" w:eastAsia="Verdana" w:hAnsi="Verdana"/>
                <w:sz w:val="18"/>
                <w:szCs w:val="18"/>
                <w:vertAlign w:val="baseline"/>
                <w:rtl w:val="0"/>
              </w:rPr>
              <w:t xml:space="preserve"> new deals. </w:t>
            </w:r>
            <w:r w:rsidDel="00000000" w:rsidR="00000000" w:rsidRPr="00000000">
              <w:rPr>
                <w:rFonts w:ascii="Verdana" w:cs="Verdana" w:eastAsia="Verdana" w:hAnsi="Verdana"/>
                <w:sz w:val="18"/>
                <w:szCs w:val="18"/>
                <w:rtl w:val="0"/>
              </w:rPr>
              <w:t xml:space="preserve">Subscribed</w:t>
            </w:r>
            <w:r w:rsidDel="00000000" w:rsidR="00000000" w:rsidRPr="00000000">
              <w:rPr>
                <w:rFonts w:ascii="Verdana" w:cs="Verdana" w:eastAsia="Verdana" w:hAnsi="Verdana"/>
                <w:sz w:val="18"/>
                <w:szCs w:val="18"/>
                <w:vertAlign w:val="baseline"/>
                <w:rtl w:val="0"/>
              </w:rPr>
              <w:t xml:space="preserve"> users of this site get </w:t>
            </w:r>
            <w:r w:rsidDel="00000000" w:rsidR="00000000" w:rsidRPr="00000000">
              <w:rPr>
                <w:rFonts w:ascii="Verdana" w:cs="Verdana" w:eastAsia="Verdana" w:hAnsi="Verdana"/>
                <w:sz w:val="18"/>
                <w:szCs w:val="18"/>
                <w:rtl w:val="0"/>
              </w:rPr>
              <w:t xml:space="preserve">emails</w:t>
            </w:r>
            <w:r w:rsidDel="00000000" w:rsidR="00000000" w:rsidRPr="00000000">
              <w:rPr>
                <w:rFonts w:ascii="Verdana" w:cs="Verdana" w:eastAsia="Verdana" w:hAnsi="Verdana"/>
                <w:sz w:val="18"/>
                <w:szCs w:val="18"/>
                <w:vertAlign w:val="baseline"/>
                <w:rtl w:val="0"/>
              </w:rPr>
              <w:t xml:space="preserve"> related to deals with the help of </w:t>
            </w:r>
            <w:r w:rsidDel="00000000" w:rsidR="00000000" w:rsidRPr="00000000">
              <w:rPr>
                <w:rFonts w:ascii="Verdana" w:cs="Verdana" w:eastAsia="Verdana" w:hAnsi="Verdana"/>
                <w:sz w:val="18"/>
                <w:szCs w:val="18"/>
                <w:rtl w:val="0"/>
              </w:rPr>
              <w:t xml:space="preserve">MailChimp</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Email template generated at admin site and set in </w:t>
            </w:r>
            <w:r w:rsidDel="00000000" w:rsidR="00000000" w:rsidRPr="00000000">
              <w:rPr>
                <w:rFonts w:ascii="Verdana" w:cs="Verdana" w:eastAsia="Verdana" w:hAnsi="Verdana"/>
                <w:sz w:val="18"/>
                <w:szCs w:val="18"/>
                <w:rtl w:val="0"/>
              </w:rPr>
              <w:t xml:space="preserve">MailChimp</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The admin</w:t>
            </w:r>
            <w:r w:rsidDel="00000000" w:rsidR="00000000" w:rsidRPr="00000000">
              <w:rPr>
                <w:rFonts w:ascii="Verdana" w:cs="Verdana" w:eastAsia="Verdana" w:hAnsi="Verdana"/>
                <w:sz w:val="18"/>
                <w:szCs w:val="18"/>
                <w:vertAlign w:val="baseline"/>
                <w:rtl w:val="0"/>
              </w:rPr>
              <w:t xml:space="preserve"> side contains lots of reports and graphs for admin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sz w:val="18"/>
                <w:szCs w:val="18"/>
                <w:vertAlign w:val="baseline"/>
                <w:rtl w:val="0"/>
              </w:rPr>
              <w:t xml:space="preserve">.</w:t>
            </w:r>
            <w:r w:rsidDel="00000000" w:rsidR="00000000" w:rsidRPr="00000000">
              <w:rPr>
                <w:rtl w:val="0"/>
              </w:rPr>
            </w:r>
          </w:p>
        </w:tc>
      </w:tr>
    </w:tbl>
    <w:p w:rsidR="00000000" w:rsidDel="00000000" w:rsidP="00000000" w:rsidRDefault="00000000" w:rsidRPr="00000000" w14:paraId="000001CC">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1CD">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27"/>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CE">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CF">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D0">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D1">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D2">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D3">
            <w:pPr>
              <w:rPr>
                <w:rFonts w:ascii="Verdana" w:cs="Verdana" w:eastAsia="Verdana" w:hAnsi="Verdana"/>
                <w:color w:val="000000"/>
                <w:sz w:val="18"/>
                <w:szCs w:val="18"/>
                <w:vertAlign w:val="baseline"/>
              </w:rPr>
            </w:pPr>
            <w:hyperlink r:id="rId30">
              <w:r w:rsidDel="00000000" w:rsidR="00000000" w:rsidRPr="00000000">
                <w:rPr>
                  <w:rFonts w:ascii="Verdana" w:cs="Verdana" w:eastAsia="Verdana" w:hAnsi="Verdana"/>
                  <w:color w:val="0000ff"/>
                  <w:sz w:val="18"/>
                  <w:szCs w:val="18"/>
                  <w:u w:val="single"/>
                  <w:vertAlign w:val="baseline"/>
                  <w:rtl w:val="0"/>
                </w:rPr>
                <w:t xml:space="preserve">eyeeco.com</w:t>
              </w:r>
            </w:hyperlink>
            <w:r w:rsidDel="00000000" w:rsidR="00000000" w:rsidRPr="00000000">
              <w:rPr>
                <w:rtl w:val="0"/>
              </w:rPr>
            </w:r>
          </w:p>
        </w:tc>
        <w:tc>
          <w:tcP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[Core PHP &amp; Smarty templates]</w:t>
            </w:r>
          </w:p>
        </w:tc>
        <w:tc>
          <w:tcP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rHeight w:val="746.279296875" w:hRule="atLeast"/>
          <w:tblHeader w:val="0"/>
        </w:trPr>
        <w:tc>
          <w:tcPr>
            <w:vAlign w:val="top"/>
          </w:tcPr>
          <w:p w:rsidR="00000000" w:rsidDel="00000000" w:rsidP="00000000" w:rsidRDefault="00000000" w:rsidRPr="00000000" w14:paraId="000001D8">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Eyeeco is a </w:t>
            </w:r>
            <w:r w:rsidDel="00000000" w:rsidR="00000000" w:rsidRPr="00000000">
              <w:rPr>
                <w:rFonts w:ascii="Verdana" w:cs="Verdana" w:eastAsia="Verdana" w:hAnsi="Verdana"/>
                <w:sz w:val="18"/>
                <w:szCs w:val="18"/>
                <w:rtl w:val="0"/>
              </w:rPr>
              <w:t xml:space="preserve">USA-based</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online shopping site. Which </w:t>
            </w:r>
            <w:r w:rsidDel="00000000" w:rsidR="00000000" w:rsidRPr="00000000">
              <w:rPr>
                <w:rFonts w:ascii="Verdana" w:cs="Verdana" w:eastAsia="Verdana" w:hAnsi="Verdana"/>
                <w:sz w:val="18"/>
                <w:szCs w:val="18"/>
                <w:rtl w:val="0"/>
              </w:rPr>
              <w:t xml:space="preserve">sells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Goggles, </w:t>
            </w:r>
            <w:r w:rsidDel="00000000" w:rsidR="00000000" w:rsidRPr="00000000">
              <w:rPr>
                <w:rFonts w:ascii="Verdana" w:cs="Verdana" w:eastAsia="Verdana" w:hAnsi="Verdana"/>
                <w:sz w:val="18"/>
                <w:szCs w:val="18"/>
                <w:rtl w:val="0"/>
              </w:rPr>
              <w:t xml:space="preserve">moisture-release eyewear</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Silicone Sleep Shields, Accessories related to products</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etc.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can buy </w:t>
            </w:r>
            <w:r w:rsidDel="00000000" w:rsidR="00000000" w:rsidRPr="00000000">
              <w:rPr>
                <w:rFonts w:ascii="Verdana" w:cs="Verdana" w:eastAsia="Verdana" w:hAnsi="Verdana"/>
                <w:sz w:val="18"/>
                <w:szCs w:val="18"/>
                <w:rtl w:val="0"/>
              </w:rPr>
              <w:t xml:space="preserve">desired</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color</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products and make </w:t>
            </w:r>
            <w:r w:rsidDel="00000000" w:rsidR="00000000" w:rsidRPr="00000000">
              <w:rPr>
                <w:rFonts w:ascii="Verdana" w:cs="Verdana" w:eastAsia="Verdana" w:hAnsi="Verdana"/>
                <w:sz w:val="18"/>
                <w:szCs w:val="18"/>
                <w:rtl w:val="0"/>
              </w:rPr>
              <w:t xml:space="preserve">payments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using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payment gateway. All the products </w:t>
            </w:r>
            <w:r w:rsidDel="00000000" w:rsidR="00000000" w:rsidRPr="00000000">
              <w:rPr>
                <w:rFonts w:ascii="Verdana" w:cs="Verdana" w:eastAsia="Verdana" w:hAnsi="Verdana"/>
                <w:sz w:val="18"/>
                <w:szCs w:val="18"/>
                <w:rtl w:val="0"/>
              </w:rPr>
              <w:t xml:space="preserve">are handled</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from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Admin site.</w:t>
            </w:r>
          </w:p>
        </w:tc>
      </w:tr>
    </w:tbl>
    <w:p w:rsidR="00000000" w:rsidDel="00000000" w:rsidP="00000000" w:rsidRDefault="00000000" w:rsidRPr="00000000" w14:paraId="000001DD">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1DE">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28"/>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DF">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E0">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E1">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E2">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E3">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E4">
            <w:pPr>
              <w:rPr>
                <w:rFonts w:ascii="Verdana" w:cs="Verdana" w:eastAsia="Verdana" w:hAnsi="Verdana"/>
                <w:color w:val="000000"/>
                <w:sz w:val="18"/>
                <w:szCs w:val="18"/>
                <w:vertAlign w:val="baseline"/>
              </w:rPr>
            </w:pPr>
            <w:hyperlink r:id="rId31">
              <w:r w:rsidDel="00000000" w:rsidR="00000000" w:rsidRPr="00000000">
                <w:rPr>
                  <w:rFonts w:ascii="Verdana" w:cs="Verdana" w:eastAsia="Verdana" w:hAnsi="Verdana"/>
                  <w:color w:val="0000ff"/>
                  <w:sz w:val="18"/>
                  <w:szCs w:val="18"/>
                  <w:u w:val="single"/>
                  <w:vertAlign w:val="baseline"/>
                  <w:rtl w:val="0"/>
                </w:rPr>
                <w:t xml:space="preserve">gangaji.org</w:t>
              </w:r>
            </w:hyperlink>
            <w:r w:rsidDel="00000000" w:rsidR="00000000" w:rsidRPr="00000000">
              <w:rPr>
                <w:rtl w:val="0"/>
              </w:rPr>
            </w:r>
          </w:p>
        </w:tc>
        <w:tc>
          <w:tcP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IndaPoint Tech. Pvt. Ltd.</w:t>
            </w:r>
          </w:p>
        </w:tc>
        <w:tc>
          <w:tcP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[Core PHP &amp; Smarty templates]</w:t>
            </w:r>
          </w:p>
        </w:tc>
        <w:tc>
          <w:tcP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rHeight w:val="925.0390624999955" w:hRule="atLeast"/>
          <w:tblHeader w:val="0"/>
        </w:trPr>
        <w:tc>
          <w:tcPr>
            <w:vAlign w:val="top"/>
          </w:tcPr>
          <w:p w:rsidR="00000000" w:rsidDel="00000000" w:rsidP="00000000" w:rsidRDefault="00000000" w:rsidRPr="00000000" w14:paraId="000001E9">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Gangaji </w:t>
            </w:r>
            <w:r w:rsidDel="00000000" w:rsidR="00000000" w:rsidRPr="00000000">
              <w:rPr>
                <w:rFonts w:ascii="Verdana" w:cs="Verdana" w:eastAsia="Verdana" w:hAnsi="Verdana"/>
                <w:sz w:val="18"/>
                <w:szCs w:val="18"/>
                <w:rtl w:val="0"/>
              </w:rPr>
              <w:t xml:space="preserve">Foundation</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is based </w:t>
            </w:r>
            <w:r w:rsidDel="00000000" w:rsidR="00000000" w:rsidRPr="00000000">
              <w:rPr>
                <w:rFonts w:ascii="Verdana" w:cs="Verdana" w:eastAsia="Verdana" w:hAnsi="Verdana"/>
                <w:sz w:val="18"/>
                <w:szCs w:val="18"/>
                <w:rtl w:val="0"/>
              </w:rPr>
              <w:t xml:space="preserve">in</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USA.  This site handles two major modules online shopping and online event participation etc. In online shopping </w:t>
            </w:r>
            <w:r w:rsidDel="00000000" w:rsidR="00000000" w:rsidRPr="00000000">
              <w:rPr>
                <w:rFonts w:ascii="Verdana" w:cs="Verdana" w:eastAsia="Verdana" w:hAnsi="Verdana"/>
                <w:sz w:val="18"/>
                <w:szCs w:val="18"/>
                <w:rtl w:val="0"/>
              </w:rPr>
              <w:t xml:space="preserve">CDs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sz w:val="18"/>
                <w:szCs w:val="18"/>
                <w:rtl w:val="0"/>
              </w:rPr>
              <w:t xml:space="preserve">DVDs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Books</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etc buy user from front-end and in online Event module contains event registration, online meetings, small group series, small group </w:t>
            </w:r>
            <w:r w:rsidDel="00000000" w:rsidR="00000000" w:rsidRPr="00000000">
              <w:rPr>
                <w:rFonts w:ascii="Verdana" w:cs="Verdana" w:eastAsia="Verdana" w:hAnsi="Verdana"/>
                <w:sz w:val="18"/>
                <w:szCs w:val="18"/>
                <w:rtl w:val="0"/>
              </w:rPr>
              <w:t xml:space="preserve">retreats,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etc. According to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event,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user pays for that. </w:t>
            </w:r>
            <w:r w:rsidDel="00000000" w:rsidR="00000000" w:rsidRPr="00000000">
              <w:rPr>
                <w:rFonts w:ascii="Verdana" w:cs="Verdana" w:eastAsia="Verdana" w:hAnsi="Verdana"/>
                <w:sz w:val="18"/>
                <w:szCs w:val="18"/>
                <w:rtl w:val="0"/>
              </w:rPr>
              <w:t xml:space="preserve">Everything</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is </w:t>
            </w:r>
            <w:r w:rsidDel="00000000" w:rsidR="00000000" w:rsidRPr="00000000">
              <w:rPr>
                <w:rFonts w:ascii="Verdana" w:cs="Verdana" w:eastAsia="Verdana" w:hAnsi="Verdana"/>
                <w:sz w:val="18"/>
                <w:szCs w:val="18"/>
                <w:rtl w:val="0"/>
              </w:rPr>
              <w:t xml:space="preserve">handled</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from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Admin site</w:t>
            </w:r>
          </w:p>
        </w:tc>
      </w:tr>
    </w:tbl>
    <w:p w:rsidR="00000000" w:rsidDel="00000000" w:rsidP="00000000" w:rsidRDefault="00000000" w:rsidRPr="00000000" w14:paraId="000001EE">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1EF">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29"/>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1F0">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1F1">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1F2">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1F3">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1F4">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1F5">
            <w:pPr>
              <w:rPr>
                <w:rFonts w:ascii="Verdana" w:cs="Verdana" w:eastAsia="Verdana" w:hAnsi="Verdana"/>
                <w:color w:val="000000"/>
                <w:sz w:val="18"/>
                <w:szCs w:val="18"/>
                <w:vertAlign w:val="baseline"/>
              </w:rPr>
            </w:pPr>
            <w:hyperlink r:id="rId32">
              <w:r w:rsidDel="00000000" w:rsidR="00000000" w:rsidRPr="00000000">
                <w:rPr>
                  <w:rFonts w:ascii="Verdana" w:cs="Verdana" w:eastAsia="Verdana" w:hAnsi="Verdana"/>
                  <w:color w:val="0000ff"/>
                  <w:sz w:val="18"/>
                  <w:szCs w:val="18"/>
                  <w:u w:val="single"/>
                  <w:vertAlign w:val="baseline"/>
                  <w:rtl w:val="0"/>
                </w:rPr>
                <w:t xml:space="preserve">hubcrm.com.au</w:t>
              </w:r>
            </w:hyperlink>
            <w:r w:rsidDel="00000000" w:rsidR="00000000" w:rsidRPr="00000000">
              <w:rPr>
                <w:rtl w:val="0"/>
              </w:rPr>
            </w:r>
          </w:p>
        </w:tc>
        <w:tc>
          <w:tcP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Biztech Consultancy</w:t>
            </w:r>
          </w:p>
        </w:tc>
        <w:tc>
          <w:tcP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[SugarCRM]</w:t>
            </w:r>
          </w:p>
        </w:tc>
        <w:tc>
          <w:tcP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Analyzer &amp; Developer</w:t>
            </w:r>
          </w:p>
        </w:tc>
      </w:tr>
      <w:tr>
        <w:trPr>
          <w:cantSplit w:val="0"/>
          <w:tblHeader w:val="0"/>
        </w:trPr>
        <w:tc>
          <w:tcPr>
            <w:vAlign w:val="top"/>
          </w:tcPr>
          <w:p w:rsidR="00000000" w:rsidDel="00000000" w:rsidP="00000000" w:rsidRDefault="00000000" w:rsidRPr="00000000" w14:paraId="000001FA">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1FB">
            <w:pPr>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This site </w:t>
            </w:r>
            <w:r w:rsidDel="00000000" w:rsidR="00000000" w:rsidRPr="00000000">
              <w:rPr>
                <w:rFonts w:ascii="Verdana" w:cs="Verdana" w:eastAsia="Verdana" w:hAnsi="Verdana"/>
                <w:sz w:val="18"/>
                <w:szCs w:val="18"/>
                <w:rtl w:val="0"/>
              </w:rPr>
              <w:t xml:space="preserve">was </w:t>
            </w:r>
            <w:r w:rsidDel="00000000" w:rsidR="00000000" w:rsidRPr="00000000">
              <w:rPr>
                <w:rFonts w:ascii="Verdana" w:cs="Verdana" w:eastAsia="Verdana" w:hAnsi="Verdana"/>
                <w:sz w:val="18"/>
                <w:szCs w:val="18"/>
                <w:vertAlign w:val="baseline"/>
                <w:rtl w:val="0"/>
              </w:rPr>
              <w:t xml:space="preserve">developed in SugarCRM. </w:t>
            </w:r>
            <w:r w:rsidDel="00000000" w:rsidR="00000000" w:rsidRPr="00000000">
              <w:rPr>
                <w:rFonts w:ascii="Verdana" w:cs="Verdana" w:eastAsia="Verdana" w:hAnsi="Verdana"/>
                <w:sz w:val="18"/>
                <w:szCs w:val="18"/>
                <w:rtl w:val="0"/>
              </w:rPr>
              <w:t xml:space="preserve">Email templates</w:t>
            </w:r>
            <w:r w:rsidDel="00000000" w:rsidR="00000000" w:rsidRPr="00000000">
              <w:rPr>
                <w:rFonts w:ascii="Verdana" w:cs="Verdana" w:eastAsia="Verdana" w:hAnsi="Verdana"/>
                <w:sz w:val="18"/>
                <w:szCs w:val="18"/>
                <w:vertAlign w:val="baseline"/>
                <w:rtl w:val="0"/>
              </w:rPr>
              <w:t xml:space="preserve">, Orders, Services, Categories, Communications</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etc. are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main modules of this site. These all modules are custom modules </w:t>
            </w:r>
            <w:r w:rsidDel="00000000" w:rsidR="00000000" w:rsidRPr="00000000">
              <w:rPr>
                <w:rFonts w:ascii="Verdana" w:cs="Verdana" w:eastAsia="Verdana" w:hAnsi="Verdana"/>
                <w:sz w:val="18"/>
                <w:szCs w:val="18"/>
                <w:rtl w:val="0"/>
              </w:rPr>
              <w:t xml:space="preserve">that</w:t>
            </w:r>
            <w:r w:rsidDel="00000000" w:rsidR="00000000" w:rsidRPr="00000000">
              <w:rPr>
                <w:rFonts w:ascii="Verdana" w:cs="Verdana" w:eastAsia="Verdana" w:hAnsi="Verdana"/>
                <w:sz w:val="18"/>
                <w:szCs w:val="18"/>
                <w:vertAlign w:val="baseline"/>
                <w:rtl w:val="0"/>
              </w:rPr>
              <w:t xml:space="preserve"> are developed by me.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sz w:val="18"/>
                <w:szCs w:val="18"/>
                <w:vertAlign w:val="baseline"/>
                <w:rtl w:val="0"/>
              </w:rPr>
              <w:t xml:space="preserve"> can subscribe </w:t>
            </w:r>
            <w:r w:rsidDel="00000000" w:rsidR="00000000" w:rsidRPr="00000000">
              <w:rPr>
                <w:rFonts w:ascii="Verdana" w:cs="Verdana" w:eastAsia="Verdana" w:hAnsi="Verdana"/>
                <w:sz w:val="18"/>
                <w:szCs w:val="18"/>
                <w:rtl w:val="0"/>
              </w:rPr>
              <w:t xml:space="preserve">to </w:t>
            </w:r>
            <w:r w:rsidDel="00000000" w:rsidR="00000000" w:rsidRPr="00000000">
              <w:rPr>
                <w:rFonts w:ascii="Verdana" w:cs="Verdana" w:eastAsia="Verdana" w:hAnsi="Verdana"/>
                <w:sz w:val="18"/>
                <w:szCs w:val="18"/>
                <w:vertAlign w:val="baseline"/>
                <w:rtl w:val="0"/>
              </w:rPr>
              <w:t xml:space="preserve">the services and make the subscription payment by PayPal. The communication section is like a chat log. </w:t>
            </w:r>
            <w:r w:rsidDel="00000000" w:rsidR="00000000" w:rsidRPr="00000000">
              <w:rPr>
                <w:rFonts w:ascii="Verdana" w:cs="Verdana" w:eastAsia="Verdana" w:hAnsi="Verdana"/>
                <w:sz w:val="18"/>
                <w:szCs w:val="18"/>
                <w:rtl w:val="0"/>
              </w:rPr>
              <w:t xml:space="preserve">The user</w:t>
            </w:r>
            <w:r w:rsidDel="00000000" w:rsidR="00000000" w:rsidRPr="00000000">
              <w:rPr>
                <w:rFonts w:ascii="Verdana" w:cs="Verdana" w:eastAsia="Verdana" w:hAnsi="Verdana"/>
                <w:sz w:val="18"/>
                <w:szCs w:val="18"/>
                <w:vertAlign w:val="baseline"/>
                <w:rtl w:val="0"/>
              </w:rPr>
              <w:t xml:space="preserve"> and admin (advisor) chat </w:t>
            </w:r>
            <w:r w:rsidDel="00000000" w:rsidR="00000000" w:rsidRPr="00000000">
              <w:rPr>
                <w:rFonts w:ascii="Verdana" w:cs="Verdana" w:eastAsia="Verdana" w:hAnsi="Verdana"/>
                <w:sz w:val="18"/>
                <w:szCs w:val="18"/>
                <w:rtl w:val="0"/>
              </w:rPr>
              <w:t xml:space="preserve">with</w:t>
            </w:r>
            <w:r w:rsidDel="00000000" w:rsidR="00000000" w:rsidRPr="00000000">
              <w:rPr>
                <w:rFonts w:ascii="Verdana" w:cs="Verdana" w:eastAsia="Verdana" w:hAnsi="Verdana"/>
                <w:sz w:val="18"/>
                <w:szCs w:val="18"/>
                <w:vertAlign w:val="baseline"/>
                <w:rtl w:val="0"/>
              </w:rPr>
              <w:t xml:space="preserve"> each other regarding services and </w:t>
            </w:r>
            <w:r w:rsidDel="00000000" w:rsidR="00000000" w:rsidRPr="00000000">
              <w:rPr>
                <w:rFonts w:ascii="Verdana" w:cs="Verdana" w:eastAsia="Verdana" w:hAnsi="Verdana"/>
                <w:sz w:val="18"/>
                <w:szCs w:val="18"/>
                <w:rtl w:val="0"/>
              </w:rPr>
              <w:t xml:space="preserve">problems</w:t>
            </w:r>
            <w:r w:rsidDel="00000000" w:rsidR="00000000" w:rsidRPr="00000000">
              <w:rPr>
                <w:rFonts w:ascii="Verdana" w:cs="Verdana" w:eastAsia="Verdana" w:hAnsi="Verdana"/>
                <w:sz w:val="18"/>
                <w:szCs w:val="18"/>
                <w:vertAlign w:val="baseline"/>
                <w:rtl w:val="0"/>
              </w:rPr>
              <w:t xml:space="preserve">. Even I made many changes as per user </w:t>
            </w:r>
            <w:r w:rsidDel="00000000" w:rsidR="00000000" w:rsidRPr="00000000">
              <w:rPr>
                <w:rFonts w:ascii="Verdana" w:cs="Verdana" w:eastAsia="Verdana" w:hAnsi="Verdana"/>
                <w:sz w:val="18"/>
                <w:szCs w:val="18"/>
                <w:rtl w:val="0"/>
              </w:rPr>
              <w:t xml:space="preserve">requirements</w:t>
            </w:r>
            <w:r w:rsidDel="00000000" w:rsidR="00000000" w:rsidRPr="00000000">
              <w:rPr>
                <w:rFonts w:ascii="Verdana" w:cs="Verdana" w:eastAsia="Verdana" w:hAnsi="Verdana"/>
                <w:sz w:val="18"/>
                <w:szCs w:val="18"/>
                <w:vertAlign w:val="baseline"/>
                <w:rtl w:val="0"/>
              </w:rPr>
              <w:t xml:space="preserve"> in existing modules which </w:t>
            </w:r>
            <w:r w:rsidDel="00000000" w:rsidR="00000000" w:rsidRPr="00000000">
              <w:rPr>
                <w:rFonts w:ascii="Verdana" w:cs="Verdana" w:eastAsia="Verdana" w:hAnsi="Verdana"/>
                <w:sz w:val="18"/>
                <w:szCs w:val="18"/>
                <w:rtl w:val="0"/>
              </w:rPr>
              <w:t xml:space="preserve">have</w:t>
            </w:r>
            <w:r w:rsidDel="00000000" w:rsidR="00000000" w:rsidRPr="00000000">
              <w:rPr>
                <w:rFonts w:ascii="Verdana" w:cs="Verdana" w:eastAsia="Verdana" w:hAnsi="Verdana"/>
                <w:sz w:val="18"/>
                <w:szCs w:val="18"/>
                <w:vertAlign w:val="baseline"/>
                <w:rtl w:val="0"/>
              </w:rPr>
              <w:t xml:space="preserve"> already </w:t>
            </w:r>
            <w:r w:rsidDel="00000000" w:rsidR="00000000" w:rsidRPr="00000000">
              <w:rPr>
                <w:rFonts w:ascii="Verdana" w:cs="Verdana" w:eastAsia="Verdana" w:hAnsi="Verdana"/>
                <w:sz w:val="18"/>
                <w:szCs w:val="18"/>
                <w:rtl w:val="0"/>
              </w:rPr>
              <w:t xml:space="preserve">been provided</w:t>
            </w:r>
            <w:r w:rsidDel="00000000" w:rsidR="00000000" w:rsidRPr="00000000">
              <w:rPr>
                <w:rFonts w:ascii="Verdana" w:cs="Verdana" w:eastAsia="Verdana" w:hAnsi="Verdana"/>
                <w:sz w:val="18"/>
                <w:szCs w:val="18"/>
                <w:vertAlign w:val="baseline"/>
                <w:rtl w:val="0"/>
              </w:rPr>
              <w:t xml:space="preserve"> by SugarCRM.</w:t>
            </w:r>
          </w:p>
        </w:tc>
      </w:tr>
    </w:tbl>
    <w:p w:rsidR="00000000" w:rsidDel="00000000" w:rsidP="00000000" w:rsidRDefault="00000000" w:rsidRPr="00000000" w14:paraId="000001FF">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00">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30"/>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01">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02">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03">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04">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0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06">
            <w:pPr>
              <w:rPr>
                <w:rFonts w:ascii="Verdana" w:cs="Verdana" w:eastAsia="Verdana" w:hAnsi="Verdana"/>
                <w:color w:val="000000"/>
                <w:sz w:val="18"/>
                <w:szCs w:val="18"/>
                <w:vertAlign w:val="baseline"/>
              </w:rPr>
            </w:pPr>
            <w:hyperlink r:id="rId33">
              <w:r w:rsidDel="00000000" w:rsidR="00000000" w:rsidRPr="00000000">
                <w:rPr>
                  <w:rFonts w:ascii="Verdana" w:cs="Verdana" w:eastAsia="Verdana" w:hAnsi="Verdana"/>
                  <w:color w:val="0000ff"/>
                  <w:sz w:val="18"/>
                  <w:szCs w:val="18"/>
                  <w:u w:val="single"/>
                  <w:vertAlign w:val="baseline"/>
                  <w:rtl w:val="0"/>
                </w:rPr>
                <w:t xml:space="preserve">sugar.snappromotions.com</w:t>
              </w:r>
            </w:hyperlink>
            <w:r w:rsidDel="00000000" w:rsidR="00000000" w:rsidRPr="00000000">
              <w:rPr>
                <w:rtl w:val="0"/>
              </w:rPr>
            </w:r>
          </w:p>
        </w:tc>
        <w:tc>
          <w:tcP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Biztech Consultancy</w:t>
            </w:r>
          </w:p>
        </w:tc>
        <w:tc>
          <w:tcP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[SugarCRM]</w:t>
            </w:r>
          </w:p>
        </w:tc>
        <w:tc>
          <w:tcP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Analyzer &amp; Developer</w:t>
            </w:r>
          </w:p>
        </w:tc>
      </w:tr>
      <w:tr>
        <w:trPr>
          <w:cantSplit w:val="0"/>
          <w:tblHeader w:val="0"/>
        </w:trPr>
        <w:tc>
          <w:tcPr>
            <w:vAlign w:val="top"/>
          </w:tcPr>
          <w:p w:rsidR="00000000" w:rsidDel="00000000" w:rsidP="00000000" w:rsidRDefault="00000000" w:rsidRPr="00000000" w14:paraId="0000020B">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0C">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This site </w:t>
            </w:r>
            <w:r w:rsidDel="00000000" w:rsidR="00000000" w:rsidRPr="00000000">
              <w:rPr>
                <w:rFonts w:ascii="Verdana" w:cs="Verdana" w:eastAsia="Verdana" w:hAnsi="Verdana"/>
                <w:sz w:val="18"/>
                <w:szCs w:val="18"/>
                <w:rtl w:val="0"/>
              </w:rPr>
              <w:t xml:space="preserve">was </w:t>
            </w:r>
            <w:r w:rsidDel="00000000" w:rsidR="00000000" w:rsidRPr="00000000">
              <w:rPr>
                <w:rFonts w:ascii="Verdana" w:cs="Verdana" w:eastAsia="Verdana" w:hAnsi="Verdana"/>
                <w:sz w:val="18"/>
                <w:szCs w:val="18"/>
                <w:vertAlign w:val="baseline"/>
                <w:rtl w:val="0"/>
              </w:rPr>
              <w:t xml:space="preserve">developed in SugarCRM. The </w:t>
            </w:r>
            <w:r w:rsidDel="00000000" w:rsidR="00000000" w:rsidRPr="00000000">
              <w:rPr>
                <w:rFonts w:ascii="Verdana" w:cs="Verdana" w:eastAsia="Verdana" w:hAnsi="Verdana"/>
                <w:sz w:val="18"/>
                <w:szCs w:val="18"/>
                <w:rtl w:val="0"/>
              </w:rPr>
              <w:t xml:space="preserve">snap promotion</w:t>
            </w:r>
            <w:r w:rsidDel="00000000" w:rsidR="00000000" w:rsidRPr="00000000">
              <w:rPr>
                <w:rFonts w:ascii="Verdana" w:cs="Verdana" w:eastAsia="Verdana" w:hAnsi="Verdana"/>
                <w:sz w:val="18"/>
                <w:szCs w:val="18"/>
                <w:vertAlign w:val="baseline"/>
                <w:rtl w:val="0"/>
              </w:rPr>
              <w:t xml:space="preserve"> contains two major parts, one is snap</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and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other is love promos. Sugar itself gives many modules. My main job in this project is to manipulate modules as per user </w:t>
            </w:r>
            <w:r w:rsidDel="00000000" w:rsidR="00000000" w:rsidRPr="00000000">
              <w:rPr>
                <w:rFonts w:ascii="Verdana" w:cs="Verdana" w:eastAsia="Verdana" w:hAnsi="Verdana"/>
                <w:sz w:val="18"/>
                <w:szCs w:val="18"/>
                <w:rtl w:val="0"/>
              </w:rPr>
              <w:t xml:space="preserve">requirements</w:t>
            </w:r>
            <w:r w:rsidDel="00000000" w:rsidR="00000000" w:rsidRPr="00000000">
              <w:rPr>
                <w:rFonts w:ascii="Verdana" w:cs="Verdana" w:eastAsia="Verdana" w:hAnsi="Verdana"/>
                <w:sz w:val="18"/>
                <w:szCs w:val="18"/>
                <w:vertAlign w:val="baseline"/>
                <w:rtl w:val="0"/>
              </w:rPr>
              <w:t xml:space="preserve">. Add some </w:t>
            </w:r>
            <w:r w:rsidDel="00000000" w:rsidR="00000000" w:rsidRPr="00000000">
              <w:rPr>
                <w:rFonts w:ascii="Verdana" w:cs="Verdana" w:eastAsia="Verdana" w:hAnsi="Verdana"/>
                <w:sz w:val="18"/>
                <w:szCs w:val="18"/>
                <w:rtl w:val="0"/>
              </w:rPr>
              <w:t xml:space="preserve">user-required</w:t>
            </w:r>
            <w:r w:rsidDel="00000000" w:rsidR="00000000" w:rsidRPr="00000000">
              <w:rPr>
                <w:rFonts w:ascii="Verdana" w:cs="Verdana" w:eastAsia="Verdana" w:hAnsi="Verdana"/>
                <w:sz w:val="18"/>
                <w:szCs w:val="18"/>
                <w:vertAlign w:val="baseline"/>
                <w:rtl w:val="0"/>
              </w:rPr>
              <w:t xml:space="preserve"> fields, remove some </w:t>
            </w:r>
            <w:r w:rsidDel="00000000" w:rsidR="00000000" w:rsidRPr="00000000">
              <w:rPr>
                <w:rFonts w:ascii="Verdana" w:cs="Verdana" w:eastAsia="Verdana" w:hAnsi="Verdana"/>
                <w:sz w:val="18"/>
                <w:szCs w:val="18"/>
                <w:rtl w:val="0"/>
              </w:rPr>
              <w:t xml:space="preserve">unnecessary</w:t>
            </w:r>
            <w:r w:rsidDel="00000000" w:rsidR="00000000" w:rsidRPr="00000000">
              <w:rPr>
                <w:rFonts w:ascii="Verdana" w:cs="Verdana" w:eastAsia="Verdana" w:hAnsi="Verdana"/>
                <w:sz w:val="18"/>
                <w:szCs w:val="18"/>
                <w:vertAlign w:val="baseline"/>
                <w:rtl w:val="0"/>
              </w:rPr>
              <w:t xml:space="preserve"> fields, </w:t>
            </w:r>
            <w:r w:rsidDel="00000000" w:rsidR="00000000" w:rsidRPr="00000000">
              <w:rPr>
                <w:rFonts w:ascii="Verdana" w:cs="Verdana" w:eastAsia="Verdana" w:hAnsi="Verdana"/>
                <w:sz w:val="18"/>
                <w:szCs w:val="18"/>
                <w:rtl w:val="0"/>
              </w:rPr>
              <w:t xml:space="preserve">and </w:t>
            </w:r>
            <w:r w:rsidDel="00000000" w:rsidR="00000000" w:rsidRPr="00000000">
              <w:rPr>
                <w:rFonts w:ascii="Verdana" w:cs="Verdana" w:eastAsia="Verdana" w:hAnsi="Verdana"/>
                <w:sz w:val="18"/>
                <w:szCs w:val="18"/>
                <w:vertAlign w:val="baseline"/>
                <w:rtl w:val="0"/>
              </w:rPr>
              <w:t xml:space="preserve">make email functionality. Made some fields mandatory etc. are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main job.</w:t>
            </w:r>
            <w:r w:rsidDel="00000000" w:rsidR="00000000" w:rsidRPr="00000000">
              <w:rPr>
                <w:rtl w:val="0"/>
              </w:rPr>
            </w:r>
          </w:p>
        </w:tc>
      </w:tr>
    </w:tbl>
    <w:p w:rsidR="00000000" w:rsidDel="00000000" w:rsidP="00000000" w:rsidRDefault="00000000" w:rsidRPr="00000000" w14:paraId="00000210">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11">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3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12">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13">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14">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1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1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17">
            <w:pPr>
              <w:rPr>
                <w:rFonts w:ascii="Verdana" w:cs="Verdana" w:eastAsia="Verdana" w:hAnsi="Verdana"/>
                <w:color w:val="000000"/>
                <w:sz w:val="18"/>
                <w:szCs w:val="18"/>
                <w:vertAlign w:val="baseline"/>
              </w:rPr>
            </w:pPr>
            <w:hyperlink r:id="rId34">
              <w:r w:rsidDel="00000000" w:rsidR="00000000" w:rsidRPr="00000000">
                <w:rPr>
                  <w:rFonts w:ascii="Verdana" w:cs="Verdana" w:eastAsia="Verdana" w:hAnsi="Verdana"/>
                  <w:color w:val="0000ff"/>
                  <w:sz w:val="18"/>
                  <w:szCs w:val="18"/>
                  <w:u w:val="single"/>
                  <w:vertAlign w:val="baseline"/>
                  <w:rtl w:val="0"/>
                </w:rPr>
                <w:t xml:space="preserve">upsac.org</w:t>
              </w:r>
            </w:hyperlink>
            <w:r w:rsidDel="00000000" w:rsidR="00000000" w:rsidRPr="00000000">
              <w:rPr>
                <w:rtl w:val="0"/>
              </w:rPr>
            </w:r>
          </w:p>
        </w:tc>
        <w:tc>
          <w:tcP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Biztech Consultancy</w:t>
            </w:r>
          </w:p>
        </w:tc>
        <w:tc>
          <w:tcP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[Word Press]</w:t>
            </w:r>
          </w:p>
        </w:tc>
        <w:tc>
          <w:tcP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21D">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1E">
            <w:pPr>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The main thing of this site is Pier (dock/port of sea sour). Using </w:t>
            </w:r>
            <w:r w:rsidDel="00000000" w:rsidR="00000000" w:rsidRPr="00000000">
              <w:rPr>
                <w:rFonts w:ascii="Verdana" w:cs="Verdana" w:eastAsia="Verdana" w:hAnsi="Verdana"/>
                <w:sz w:val="18"/>
                <w:szCs w:val="18"/>
                <w:rtl w:val="0"/>
              </w:rPr>
              <w:t xml:space="preserve">Google</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Maps</w:t>
            </w:r>
            <w:r w:rsidDel="00000000" w:rsidR="00000000" w:rsidRPr="00000000">
              <w:rPr>
                <w:rFonts w:ascii="Verdana" w:cs="Verdana" w:eastAsia="Verdana" w:hAnsi="Verdana"/>
                <w:sz w:val="18"/>
                <w:szCs w:val="18"/>
                <w:vertAlign w:val="baseline"/>
                <w:rtl w:val="0"/>
              </w:rPr>
              <w:t xml:space="preserve"> multiple Piers </w:t>
            </w:r>
            <w:r w:rsidDel="00000000" w:rsidR="00000000" w:rsidRPr="00000000">
              <w:rPr>
                <w:rFonts w:ascii="Verdana" w:cs="Verdana" w:eastAsia="Verdana" w:hAnsi="Verdana"/>
                <w:sz w:val="18"/>
                <w:szCs w:val="18"/>
                <w:rtl w:val="0"/>
              </w:rPr>
              <w:t xml:space="preserve">are displayed</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on</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main page of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pier. All </w:t>
            </w:r>
            <w:r w:rsidDel="00000000" w:rsidR="00000000" w:rsidRPr="00000000">
              <w:rPr>
                <w:rFonts w:ascii="Verdana" w:cs="Verdana" w:eastAsia="Verdana" w:hAnsi="Verdana"/>
                <w:sz w:val="18"/>
                <w:szCs w:val="18"/>
                <w:rtl w:val="0"/>
              </w:rPr>
              <w:t xml:space="preserve">Google Maps</w:t>
            </w:r>
            <w:r w:rsidDel="00000000" w:rsidR="00000000" w:rsidRPr="00000000">
              <w:rPr>
                <w:rFonts w:ascii="Verdana" w:cs="Verdana" w:eastAsia="Verdana" w:hAnsi="Verdana"/>
                <w:sz w:val="18"/>
                <w:szCs w:val="18"/>
                <w:vertAlign w:val="baseline"/>
                <w:rtl w:val="0"/>
              </w:rPr>
              <w:t xml:space="preserve"> pins </w:t>
            </w:r>
            <w:r w:rsidDel="00000000" w:rsidR="00000000" w:rsidRPr="00000000">
              <w:rPr>
                <w:rFonts w:ascii="Verdana" w:cs="Verdana" w:eastAsia="Verdana" w:hAnsi="Verdana"/>
                <w:sz w:val="18"/>
                <w:szCs w:val="18"/>
                <w:rtl w:val="0"/>
              </w:rPr>
              <w:t xml:space="preserve">are </w:t>
            </w:r>
            <w:r w:rsidDel="00000000" w:rsidR="00000000" w:rsidRPr="00000000">
              <w:rPr>
                <w:rFonts w:ascii="Verdana" w:cs="Verdana" w:eastAsia="Verdana" w:hAnsi="Verdana"/>
                <w:sz w:val="18"/>
                <w:szCs w:val="18"/>
                <w:vertAlign w:val="baseline"/>
                <w:rtl w:val="0"/>
              </w:rPr>
              <w:t xml:space="preserve">set from the </w:t>
            </w:r>
            <w:r w:rsidDel="00000000" w:rsidR="00000000" w:rsidRPr="00000000">
              <w:rPr>
                <w:rFonts w:ascii="Verdana" w:cs="Verdana" w:eastAsia="Verdana" w:hAnsi="Verdana"/>
                <w:sz w:val="18"/>
                <w:szCs w:val="18"/>
                <w:rtl w:val="0"/>
              </w:rPr>
              <w:t xml:space="preserve">back end</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sz w:val="18"/>
                <w:szCs w:val="18"/>
                <w:vertAlign w:val="baseline"/>
                <w:rtl w:val="0"/>
              </w:rPr>
              <w:t xml:space="preserve"> will give ranking, comments</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etc to each pier from </w:t>
            </w:r>
            <w:r w:rsidDel="00000000" w:rsidR="00000000" w:rsidRPr="00000000">
              <w:rPr>
                <w:rFonts w:ascii="Verdana" w:cs="Verdana" w:eastAsia="Verdana" w:hAnsi="Verdana"/>
                <w:sz w:val="18"/>
                <w:szCs w:val="18"/>
                <w:rtl w:val="0"/>
              </w:rPr>
              <w:t xml:space="preserve">the front end</w:t>
            </w:r>
            <w:r w:rsidDel="00000000" w:rsidR="00000000" w:rsidRPr="00000000">
              <w:rPr>
                <w:rFonts w:ascii="Verdana" w:cs="Verdana" w:eastAsia="Verdana" w:hAnsi="Verdana"/>
                <w:sz w:val="18"/>
                <w:szCs w:val="18"/>
                <w:vertAlign w:val="baseline"/>
                <w:rtl w:val="0"/>
              </w:rPr>
              <w:t xml:space="preserve">. For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Pier survey</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there are some questions/answers at </w:t>
            </w:r>
            <w:r w:rsidDel="00000000" w:rsidR="00000000" w:rsidRPr="00000000">
              <w:rPr>
                <w:rFonts w:ascii="Verdana" w:cs="Verdana" w:eastAsia="Verdana" w:hAnsi="Verdana"/>
                <w:sz w:val="18"/>
                <w:szCs w:val="18"/>
                <w:rtl w:val="0"/>
              </w:rPr>
              <w:t xml:space="preserve">the front end</w:t>
            </w:r>
            <w:r w:rsidDel="00000000" w:rsidR="00000000" w:rsidRPr="00000000">
              <w:rPr>
                <w:rFonts w:ascii="Verdana" w:cs="Verdana" w:eastAsia="Verdana" w:hAnsi="Verdana"/>
                <w:sz w:val="18"/>
                <w:szCs w:val="18"/>
                <w:vertAlign w:val="baseline"/>
                <w:rtl w:val="0"/>
              </w:rPr>
              <w:t xml:space="preserve">. Pier</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there are different questions and answers which all things </w:t>
            </w:r>
            <w:r w:rsidDel="00000000" w:rsidR="00000000" w:rsidRPr="00000000">
              <w:rPr>
                <w:rFonts w:ascii="Verdana" w:cs="Verdana" w:eastAsia="Verdana" w:hAnsi="Verdana"/>
                <w:sz w:val="18"/>
                <w:szCs w:val="18"/>
                <w:rtl w:val="0"/>
              </w:rPr>
              <w:t xml:space="preserve">are handled</w:t>
            </w:r>
            <w:r w:rsidDel="00000000" w:rsidR="00000000" w:rsidRPr="00000000">
              <w:rPr>
                <w:rFonts w:ascii="Verdana" w:cs="Verdana" w:eastAsia="Verdana" w:hAnsi="Verdana"/>
                <w:sz w:val="18"/>
                <w:szCs w:val="18"/>
                <w:vertAlign w:val="baseline"/>
                <w:rtl w:val="0"/>
              </w:rPr>
              <w:t xml:space="preserve"> by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admin side. The Pier section is one kind of </w:t>
            </w:r>
            <w:r w:rsidDel="00000000" w:rsidR="00000000" w:rsidRPr="00000000">
              <w:rPr>
                <w:rFonts w:ascii="Verdana" w:cs="Verdana" w:eastAsia="Verdana" w:hAnsi="Verdana"/>
                <w:sz w:val="18"/>
                <w:szCs w:val="18"/>
                <w:rtl w:val="0"/>
              </w:rPr>
              <w:t xml:space="preserve">plugin</w:t>
            </w:r>
            <w:r w:rsidDel="00000000" w:rsidR="00000000" w:rsidRPr="00000000">
              <w:rPr>
                <w:rFonts w:ascii="Verdana" w:cs="Verdana" w:eastAsia="Verdana" w:hAnsi="Verdana"/>
                <w:sz w:val="18"/>
                <w:szCs w:val="18"/>
                <w:vertAlign w:val="baseline"/>
                <w:rtl w:val="0"/>
              </w:rPr>
              <w:t xml:space="preserve"> (like Pages, Posts</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etc of Word Press) at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back-end side.</w:t>
            </w:r>
          </w:p>
        </w:tc>
      </w:tr>
    </w:tbl>
    <w:p w:rsidR="00000000" w:rsidDel="00000000" w:rsidP="00000000" w:rsidRDefault="00000000" w:rsidRPr="00000000" w14:paraId="00000222">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23">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32"/>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24">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2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2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2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2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29">
            <w:pPr>
              <w:jc w:val="both"/>
              <w:rPr>
                <w:rFonts w:ascii="Verdana" w:cs="Verdana" w:eastAsia="Verdana" w:hAnsi="Verdana"/>
                <w:sz w:val="18"/>
                <w:szCs w:val="18"/>
                <w:vertAlign w:val="baseline"/>
              </w:rPr>
            </w:pPr>
            <w:hyperlink r:id="rId35">
              <w:r w:rsidDel="00000000" w:rsidR="00000000" w:rsidRPr="00000000">
                <w:rPr>
                  <w:rFonts w:ascii="Verdana" w:cs="Verdana" w:eastAsia="Verdana" w:hAnsi="Verdana"/>
                  <w:color w:val="0000ff"/>
                  <w:sz w:val="18"/>
                  <w:szCs w:val="18"/>
                  <w:u w:val="single"/>
                  <w:vertAlign w:val="baseline"/>
                  <w:rtl w:val="0"/>
                </w:rPr>
                <w:t xml:space="preserve">winehunter.com</w:t>
              </w:r>
            </w:hyperlink>
            <w:r w:rsidDel="00000000" w:rsidR="00000000" w:rsidRPr="00000000">
              <w:rPr>
                <w:rtl w:val="0"/>
              </w:rPr>
            </w:r>
          </w:p>
        </w:tc>
        <w:tc>
          <w:tcP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Biztech Consultancy</w:t>
            </w:r>
          </w:p>
        </w:tc>
        <w:tc>
          <w:tcP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[Joomla]</w:t>
            </w:r>
          </w:p>
        </w:tc>
        <w:tc>
          <w:tcP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22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30">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The winehunter.com is an online shopping cart site.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sz w:val="18"/>
                <w:szCs w:val="18"/>
                <w:vertAlign w:val="baseline"/>
                <w:rtl w:val="0"/>
              </w:rPr>
              <w:t xml:space="preserve"> can buy wine, beer, wine accessories etc from this site. The </w:t>
            </w:r>
            <w:r w:rsidDel="00000000" w:rsidR="00000000" w:rsidRPr="00000000">
              <w:rPr>
                <w:rFonts w:ascii="Verdana" w:cs="Verdana" w:eastAsia="Verdana" w:hAnsi="Verdana"/>
                <w:sz w:val="18"/>
                <w:szCs w:val="18"/>
                <w:rtl w:val="0"/>
              </w:rPr>
              <w:t xml:space="preserve">Virtuemart</w:t>
            </w:r>
            <w:r w:rsidDel="00000000" w:rsidR="00000000" w:rsidRPr="00000000">
              <w:rPr>
                <w:rFonts w:ascii="Verdana" w:cs="Verdana" w:eastAsia="Verdana" w:hAnsi="Verdana"/>
                <w:sz w:val="18"/>
                <w:szCs w:val="18"/>
                <w:vertAlign w:val="baseline"/>
                <w:rtl w:val="0"/>
              </w:rPr>
              <w:t xml:space="preserve"> module </w:t>
            </w:r>
            <w:r w:rsidDel="00000000" w:rsidR="00000000" w:rsidRPr="00000000">
              <w:rPr>
                <w:rFonts w:ascii="Verdana" w:cs="Verdana" w:eastAsia="Verdana" w:hAnsi="Verdana"/>
                <w:sz w:val="18"/>
                <w:szCs w:val="18"/>
                <w:rtl w:val="0"/>
              </w:rPr>
              <w:t xml:space="preserve">was installed</w:t>
            </w:r>
            <w:r w:rsidDel="00000000" w:rsidR="00000000" w:rsidRPr="00000000">
              <w:rPr>
                <w:rFonts w:ascii="Verdana" w:cs="Verdana" w:eastAsia="Verdana" w:hAnsi="Verdana"/>
                <w:sz w:val="18"/>
                <w:szCs w:val="18"/>
                <w:vertAlign w:val="baseline"/>
                <w:rtl w:val="0"/>
              </w:rPr>
              <w:t xml:space="preserve"> and </w:t>
            </w:r>
            <w:r w:rsidDel="00000000" w:rsidR="00000000" w:rsidRPr="00000000">
              <w:rPr>
                <w:rFonts w:ascii="Verdana" w:cs="Verdana" w:eastAsia="Verdana" w:hAnsi="Verdana"/>
                <w:sz w:val="18"/>
                <w:szCs w:val="18"/>
                <w:rtl w:val="0"/>
              </w:rPr>
              <w:t xml:space="preserve">manipulated</w:t>
            </w:r>
            <w:r w:rsidDel="00000000" w:rsidR="00000000" w:rsidRPr="00000000">
              <w:rPr>
                <w:rFonts w:ascii="Verdana" w:cs="Verdana" w:eastAsia="Verdana" w:hAnsi="Verdana"/>
                <w:sz w:val="18"/>
                <w:szCs w:val="18"/>
                <w:vertAlign w:val="baseline"/>
                <w:rtl w:val="0"/>
              </w:rPr>
              <w:t xml:space="preserve"> by me. This site </w:t>
            </w:r>
            <w:r w:rsidDel="00000000" w:rsidR="00000000" w:rsidRPr="00000000">
              <w:rPr>
                <w:rFonts w:ascii="Verdana" w:cs="Verdana" w:eastAsia="Verdana" w:hAnsi="Verdana"/>
                <w:sz w:val="18"/>
                <w:szCs w:val="18"/>
                <w:rtl w:val="0"/>
              </w:rPr>
              <w:t xml:space="preserve">is used</w:t>
            </w:r>
            <w:r w:rsidDel="00000000" w:rsidR="00000000" w:rsidRPr="00000000">
              <w:rPr>
                <w:rFonts w:ascii="Verdana" w:cs="Verdana" w:eastAsia="Verdana" w:hAnsi="Verdana"/>
                <w:sz w:val="18"/>
                <w:szCs w:val="18"/>
                <w:vertAlign w:val="baseline"/>
                <w:rtl w:val="0"/>
              </w:rPr>
              <w:t xml:space="preserve"> for payment </w:t>
            </w:r>
            <w:r w:rsidDel="00000000" w:rsidR="00000000" w:rsidRPr="00000000">
              <w:rPr>
                <w:rFonts w:ascii="Verdana" w:cs="Verdana" w:eastAsia="Verdana" w:hAnsi="Verdana"/>
                <w:sz w:val="18"/>
                <w:szCs w:val="18"/>
                <w:rtl w:val="0"/>
              </w:rPr>
              <w:t xml:space="preserve">methods</w:t>
            </w:r>
            <w:r w:rsidDel="00000000" w:rsidR="00000000" w:rsidRPr="00000000">
              <w:rPr>
                <w:rFonts w:ascii="Verdana" w:cs="Verdana" w:eastAsia="Verdana" w:hAnsi="Verdana"/>
                <w:sz w:val="18"/>
                <w:szCs w:val="18"/>
                <w:vertAlign w:val="baseline"/>
                <w:rtl w:val="0"/>
              </w:rPr>
              <w:t xml:space="preserve"> as PayPal Process. Not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whole site </w:t>
            </w:r>
            <w:r w:rsidDel="00000000" w:rsidR="00000000" w:rsidRPr="00000000">
              <w:rPr>
                <w:rFonts w:ascii="Verdana" w:cs="Verdana" w:eastAsia="Verdana" w:hAnsi="Verdana"/>
                <w:sz w:val="18"/>
                <w:szCs w:val="18"/>
                <w:rtl w:val="0"/>
              </w:rPr>
              <w:t xml:space="preserve">was </w:t>
            </w:r>
            <w:r w:rsidDel="00000000" w:rsidR="00000000" w:rsidRPr="00000000">
              <w:rPr>
                <w:rFonts w:ascii="Verdana" w:cs="Verdana" w:eastAsia="Verdana" w:hAnsi="Verdana"/>
                <w:sz w:val="18"/>
                <w:szCs w:val="18"/>
                <w:vertAlign w:val="baseline"/>
                <w:rtl w:val="0"/>
              </w:rPr>
              <w:t xml:space="preserve">developed by me only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shopping cart section </w:t>
            </w:r>
            <w:r w:rsidDel="00000000" w:rsidR="00000000" w:rsidRPr="00000000">
              <w:rPr>
                <w:rFonts w:ascii="Verdana" w:cs="Verdana" w:eastAsia="Verdana" w:hAnsi="Verdana"/>
                <w:sz w:val="18"/>
                <w:szCs w:val="18"/>
                <w:rtl w:val="0"/>
              </w:rPr>
              <w:t xml:space="preserve">was</w:t>
            </w:r>
            <w:r w:rsidDel="00000000" w:rsidR="00000000" w:rsidRPr="00000000">
              <w:rPr>
                <w:rFonts w:ascii="Verdana" w:cs="Verdana" w:eastAsia="Verdana" w:hAnsi="Verdana"/>
                <w:sz w:val="18"/>
                <w:szCs w:val="18"/>
                <w:vertAlign w:val="baseline"/>
                <w:rtl w:val="0"/>
              </w:rPr>
              <w:t xml:space="preserve"> developed by me as per user </w:t>
            </w:r>
            <w:r w:rsidDel="00000000" w:rsidR="00000000" w:rsidRPr="00000000">
              <w:rPr>
                <w:rFonts w:ascii="Verdana" w:cs="Verdana" w:eastAsia="Verdana" w:hAnsi="Verdana"/>
                <w:sz w:val="18"/>
                <w:szCs w:val="18"/>
                <w:rtl w:val="0"/>
              </w:rPr>
              <w:t xml:space="preserve">requirements</w:t>
            </w:r>
            <w:r w:rsidDel="00000000" w:rsidR="00000000" w:rsidRPr="00000000">
              <w:rPr>
                <w:rFonts w:ascii="Verdana" w:cs="Verdana" w:eastAsia="Verdana" w:hAnsi="Verdana"/>
                <w:sz w:val="18"/>
                <w:szCs w:val="18"/>
                <w:vertAlign w:val="baseline"/>
                <w:rtl w:val="0"/>
              </w:rPr>
              <w:t xml:space="preserve">.</w:t>
            </w:r>
            <w:r w:rsidDel="00000000" w:rsidR="00000000" w:rsidRPr="00000000">
              <w:rPr>
                <w:rtl w:val="0"/>
              </w:rPr>
            </w:r>
          </w:p>
        </w:tc>
      </w:tr>
    </w:tbl>
    <w:p w:rsidR="00000000" w:rsidDel="00000000" w:rsidP="00000000" w:rsidRDefault="00000000" w:rsidRPr="00000000" w14:paraId="00000234">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35">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33"/>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3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3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3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3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3A">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3B">
            <w:pPr>
              <w:rPr>
                <w:rFonts w:ascii="Verdana" w:cs="Verdana" w:eastAsia="Verdana" w:hAnsi="Verdana"/>
                <w:color w:val="000000"/>
                <w:sz w:val="18"/>
                <w:szCs w:val="18"/>
                <w:vertAlign w:val="baseline"/>
              </w:rPr>
            </w:pPr>
            <w:hyperlink r:id="rId36">
              <w:r w:rsidDel="00000000" w:rsidR="00000000" w:rsidRPr="00000000">
                <w:rPr>
                  <w:rFonts w:ascii="Verdana" w:cs="Verdana" w:eastAsia="Verdana" w:hAnsi="Verdana"/>
                  <w:color w:val="0000ff"/>
                  <w:sz w:val="18"/>
                  <w:szCs w:val="18"/>
                  <w:u w:val="single"/>
                  <w:vertAlign w:val="baseline"/>
                  <w:rtl w:val="0"/>
                </w:rPr>
                <w:t xml:space="preserve">djmserver.com/music</w:t>
              </w:r>
            </w:hyperlink>
            <w:r w:rsidDel="00000000" w:rsidR="00000000" w:rsidRPr="00000000">
              <w:rPr>
                <w:rtl w:val="0"/>
              </w:rPr>
            </w:r>
          </w:p>
        </w:tc>
        <w:tc>
          <w:tcP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Biztech Consultancy</w:t>
            </w:r>
          </w:p>
        </w:tc>
        <w:tc>
          <w:tcP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[Joomla]</w:t>
            </w:r>
          </w:p>
        </w:tc>
        <w:tc>
          <w:tcP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241">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42">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The djmserver.com/music is an online music site. User can register, create their </w:t>
            </w:r>
            <w:r w:rsidDel="00000000" w:rsidR="00000000" w:rsidRPr="00000000">
              <w:rPr>
                <w:rFonts w:ascii="Verdana" w:cs="Verdana" w:eastAsia="Verdana" w:hAnsi="Verdana"/>
                <w:sz w:val="18"/>
                <w:szCs w:val="18"/>
                <w:rtl w:val="0"/>
              </w:rPr>
              <w:t xml:space="preserve">playlists,</w:t>
            </w:r>
            <w:r w:rsidDel="00000000" w:rsidR="00000000" w:rsidRPr="00000000">
              <w:rPr>
                <w:rFonts w:ascii="Verdana" w:cs="Verdana" w:eastAsia="Verdana" w:hAnsi="Verdana"/>
                <w:sz w:val="18"/>
                <w:szCs w:val="18"/>
                <w:vertAlign w:val="baseline"/>
                <w:rtl w:val="0"/>
              </w:rPr>
              <w:t xml:space="preserve"> and listen</w:t>
            </w:r>
            <w:r w:rsidDel="00000000" w:rsidR="00000000" w:rsidRPr="00000000">
              <w:rPr>
                <w:rFonts w:ascii="Verdana" w:cs="Verdana" w:eastAsia="Verdana" w:hAnsi="Verdana"/>
                <w:sz w:val="18"/>
                <w:szCs w:val="18"/>
                <w:rtl w:val="0"/>
              </w:rPr>
              <w:t xml:space="preserve"> to</w:t>
            </w:r>
            <w:r w:rsidDel="00000000" w:rsidR="00000000" w:rsidRPr="00000000">
              <w:rPr>
                <w:rFonts w:ascii="Verdana" w:cs="Verdana" w:eastAsia="Verdana" w:hAnsi="Verdana"/>
                <w:sz w:val="18"/>
                <w:szCs w:val="18"/>
                <w:vertAlign w:val="baseline"/>
                <w:rtl w:val="0"/>
              </w:rPr>
              <w:t xml:space="preserve"> the songs. </w:t>
            </w:r>
            <w:r w:rsidDel="00000000" w:rsidR="00000000" w:rsidRPr="00000000">
              <w:rPr>
                <w:rFonts w:ascii="Verdana" w:cs="Verdana" w:eastAsia="Verdana" w:hAnsi="Verdana"/>
                <w:sz w:val="18"/>
                <w:szCs w:val="18"/>
                <w:rtl w:val="0"/>
              </w:rPr>
              <w:t xml:space="preserve">Playlists</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are maintained</w:t>
            </w:r>
            <w:r w:rsidDel="00000000" w:rsidR="00000000" w:rsidRPr="00000000">
              <w:rPr>
                <w:rFonts w:ascii="Verdana" w:cs="Verdana" w:eastAsia="Verdana" w:hAnsi="Verdana"/>
                <w:sz w:val="18"/>
                <w:szCs w:val="18"/>
                <w:vertAlign w:val="baseline"/>
                <w:rtl w:val="0"/>
              </w:rPr>
              <w:t xml:space="preserve"> by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user. As well as user can download .mp3 and .wav format songs. To save a </w:t>
            </w:r>
            <w:r w:rsidDel="00000000" w:rsidR="00000000" w:rsidRPr="00000000">
              <w:rPr>
                <w:rFonts w:ascii="Verdana" w:cs="Verdana" w:eastAsia="Verdana" w:hAnsi="Verdana"/>
                <w:sz w:val="18"/>
                <w:szCs w:val="18"/>
                <w:rtl w:val="0"/>
              </w:rPr>
              <w:t xml:space="preserve">playlist</w:t>
            </w:r>
            <w:r w:rsidDel="00000000" w:rsidR="00000000" w:rsidRPr="00000000">
              <w:rPr>
                <w:rFonts w:ascii="Verdana" w:cs="Verdana" w:eastAsia="Verdana" w:hAnsi="Verdana"/>
                <w:sz w:val="18"/>
                <w:szCs w:val="18"/>
                <w:vertAlign w:val="baseline"/>
                <w:rtl w:val="0"/>
              </w:rPr>
              <w:t xml:space="preserve"> with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sz w:val="18"/>
                <w:szCs w:val="18"/>
                <w:vertAlign w:val="baseline"/>
                <w:rtl w:val="0"/>
              </w:rPr>
              <w:t xml:space="preserve">popup window, to display the information about songs </w:t>
            </w:r>
            <w:r w:rsidDel="00000000" w:rsidR="00000000" w:rsidRPr="00000000">
              <w:rPr>
                <w:rFonts w:ascii="Verdana" w:cs="Verdana" w:eastAsia="Verdana" w:hAnsi="Verdana"/>
                <w:sz w:val="18"/>
                <w:szCs w:val="18"/>
                <w:rtl w:val="0"/>
              </w:rPr>
              <w:t xml:space="preserve">on</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right side’s panel</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etc. thing developed by me.</w:t>
            </w:r>
            <w:r w:rsidDel="00000000" w:rsidR="00000000" w:rsidRPr="00000000">
              <w:rPr>
                <w:rtl w:val="0"/>
              </w:rPr>
            </w:r>
          </w:p>
        </w:tc>
      </w:tr>
    </w:tbl>
    <w:p w:rsidR="00000000" w:rsidDel="00000000" w:rsidP="00000000" w:rsidRDefault="00000000" w:rsidRPr="00000000" w14:paraId="00000246">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47">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34"/>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4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4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4A">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4B">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4C">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4D">
            <w:pPr>
              <w:rPr>
                <w:rFonts w:ascii="Verdana" w:cs="Verdana" w:eastAsia="Verdana" w:hAnsi="Verdana"/>
                <w:color w:val="000000"/>
                <w:sz w:val="18"/>
                <w:szCs w:val="18"/>
                <w:vertAlign w:val="baseline"/>
              </w:rPr>
            </w:pPr>
            <w:hyperlink r:id="rId37">
              <w:r w:rsidDel="00000000" w:rsidR="00000000" w:rsidRPr="00000000">
                <w:rPr>
                  <w:rFonts w:ascii="Verdana" w:cs="Verdana" w:eastAsia="Verdana" w:hAnsi="Verdana"/>
                  <w:color w:val="0000ff"/>
                  <w:sz w:val="18"/>
                  <w:szCs w:val="18"/>
                  <w:u w:val="single"/>
                  <w:vertAlign w:val="baseline"/>
                  <w:rtl w:val="0"/>
                </w:rPr>
                <w:t xml:space="preserve">oxfordandbeamount.com</w:t>
              </w:r>
            </w:hyperlink>
            <w:r w:rsidDel="00000000" w:rsidR="00000000" w:rsidRPr="00000000">
              <w:rPr>
                <w:rtl w:val="0"/>
              </w:rPr>
            </w:r>
          </w:p>
        </w:tc>
        <w:tc>
          <w:tcP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Biztech Consultancy</w:t>
            </w:r>
          </w:p>
        </w:tc>
        <w:tc>
          <w:tcP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[Core PHP]</w:t>
            </w:r>
          </w:p>
        </w:tc>
        <w:tc>
          <w:tcP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253">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54">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This site is for UK and Ghana base solicitor’s company (Oxford &amp; Beamont). This site is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sz w:val="18"/>
                <w:szCs w:val="18"/>
                <w:vertAlign w:val="baseline"/>
                <w:rtl w:val="0"/>
              </w:rPr>
              <w:t xml:space="preserve">very huge CMS site. It contains too many pages. Main-menu, sub-menu</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and sub-sub-menu, content pages, newsletters, </w:t>
            </w:r>
            <w:r w:rsidDel="00000000" w:rsidR="00000000" w:rsidRPr="00000000">
              <w:rPr>
                <w:rFonts w:ascii="Verdana" w:cs="Verdana" w:eastAsia="Verdana" w:hAnsi="Verdana"/>
                <w:sz w:val="18"/>
                <w:szCs w:val="18"/>
                <w:rtl w:val="0"/>
              </w:rPr>
              <w:t xml:space="preserve">email templates</w:t>
            </w:r>
            <w:r w:rsidDel="00000000" w:rsidR="00000000" w:rsidRPr="00000000">
              <w:rPr>
                <w:rFonts w:ascii="Verdana" w:cs="Verdana" w:eastAsia="Verdana" w:hAnsi="Verdana"/>
                <w:sz w:val="18"/>
                <w:szCs w:val="18"/>
                <w:vertAlign w:val="baseline"/>
                <w:rtl w:val="0"/>
              </w:rPr>
              <w:t xml:space="preserve">, events, pdf upload, article upload facility, dashboard, career opportunities</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etc thing handled from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admin side. </w:t>
            </w:r>
            <w:r w:rsidDel="00000000" w:rsidR="00000000" w:rsidRPr="00000000">
              <w:rPr>
                <w:rFonts w:ascii="Verdana" w:cs="Verdana" w:eastAsia="Verdana" w:hAnsi="Verdana"/>
                <w:sz w:val="18"/>
                <w:szCs w:val="18"/>
                <w:rtl w:val="0"/>
              </w:rPr>
              <w:t xml:space="preserve">The user</w:t>
            </w:r>
            <w:r w:rsidDel="00000000" w:rsidR="00000000" w:rsidRPr="00000000">
              <w:rPr>
                <w:rFonts w:ascii="Verdana" w:cs="Verdana" w:eastAsia="Verdana" w:hAnsi="Verdana"/>
                <w:sz w:val="18"/>
                <w:szCs w:val="18"/>
                <w:vertAlign w:val="baseline"/>
                <w:rtl w:val="0"/>
              </w:rPr>
              <w:t xml:space="preserve"> has been </w:t>
            </w:r>
            <w:r w:rsidDel="00000000" w:rsidR="00000000" w:rsidRPr="00000000">
              <w:rPr>
                <w:rFonts w:ascii="Verdana" w:cs="Verdana" w:eastAsia="Verdana" w:hAnsi="Verdana"/>
                <w:sz w:val="18"/>
                <w:szCs w:val="18"/>
                <w:rtl w:val="0"/>
              </w:rPr>
              <w:t xml:space="preserve">registered</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on</w:t>
            </w:r>
            <w:r w:rsidDel="00000000" w:rsidR="00000000" w:rsidRPr="00000000">
              <w:rPr>
                <w:rFonts w:ascii="Verdana" w:cs="Verdana" w:eastAsia="Verdana" w:hAnsi="Verdana"/>
                <w:sz w:val="18"/>
                <w:szCs w:val="18"/>
                <w:vertAlign w:val="baseline"/>
                <w:rtl w:val="0"/>
              </w:rPr>
              <w:t xml:space="preserve"> the site. Then they will download the pdf files, take part in events, job seeker apply with their resume</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etc. </w:t>
            </w:r>
            <w:r w:rsidDel="00000000" w:rsidR="00000000" w:rsidRPr="00000000">
              <w:rPr>
                <w:rFonts w:ascii="Verdana" w:cs="Verdana" w:eastAsia="Verdana" w:hAnsi="Verdana"/>
                <w:sz w:val="18"/>
                <w:szCs w:val="18"/>
                <w:rtl w:val="0"/>
              </w:rPr>
              <w:t xml:space="preserve">things</w:t>
            </w:r>
            <w:r w:rsidDel="00000000" w:rsidR="00000000" w:rsidRPr="00000000">
              <w:rPr>
                <w:rFonts w:ascii="Verdana" w:cs="Verdana" w:eastAsia="Verdana" w:hAnsi="Verdana"/>
                <w:sz w:val="18"/>
                <w:szCs w:val="18"/>
                <w:vertAlign w:val="baseline"/>
                <w:rtl w:val="0"/>
              </w:rPr>
              <w:t xml:space="preserve"> done from the front side.</w:t>
            </w:r>
            <w:r w:rsidDel="00000000" w:rsidR="00000000" w:rsidRPr="00000000">
              <w:rPr>
                <w:rtl w:val="0"/>
              </w:rPr>
            </w:r>
          </w:p>
        </w:tc>
      </w:tr>
    </w:tbl>
    <w:p w:rsidR="00000000" w:rsidDel="00000000" w:rsidP="00000000" w:rsidRDefault="00000000" w:rsidRPr="00000000" w14:paraId="00000258">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59">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35"/>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5A">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5B">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5C">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5D">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5E">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5F">
            <w:pPr>
              <w:rPr>
                <w:rFonts w:ascii="Verdana" w:cs="Verdana" w:eastAsia="Verdana" w:hAnsi="Verdana"/>
                <w:color w:val="000000"/>
                <w:sz w:val="18"/>
                <w:szCs w:val="18"/>
                <w:vertAlign w:val="baseline"/>
              </w:rPr>
            </w:pPr>
            <w:hyperlink r:id="rId38">
              <w:r w:rsidDel="00000000" w:rsidR="00000000" w:rsidRPr="00000000">
                <w:rPr>
                  <w:rFonts w:ascii="Verdana" w:cs="Verdana" w:eastAsia="Verdana" w:hAnsi="Verdana"/>
                  <w:color w:val="0000ff"/>
                  <w:sz w:val="18"/>
                  <w:szCs w:val="18"/>
                  <w:u w:val="single"/>
                  <w:vertAlign w:val="baseline"/>
                  <w:rtl w:val="0"/>
                </w:rPr>
                <w:t xml:space="preserve">choirshowcase.com/vote</w:t>
              </w:r>
            </w:hyperlink>
            <w:r w:rsidDel="00000000" w:rsidR="00000000" w:rsidRPr="00000000">
              <w:rPr>
                <w:rtl w:val="0"/>
              </w:rPr>
            </w:r>
          </w:p>
        </w:tc>
        <w:tc>
          <w:tcP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Biztech Consultancy</w:t>
            </w:r>
          </w:p>
        </w:tc>
        <w:tc>
          <w:tcP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[Core PHP]</w:t>
            </w:r>
          </w:p>
        </w:tc>
        <w:tc>
          <w:tcP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265">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66">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This site </w:t>
            </w:r>
            <w:r w:rsidDel="00000000" w:rsidR="00000000" w:rsidRPr="00000000">
              <w:rPr>
                <w:rFonts w:ascii="Verdana" w:cs="Verdana" w:eastAsia="Verdana" w:hAnsi="Verdana"/>
                <w:sz w:val="18"/>
                <w:szCs w:val="18"/>
                <w:rtl w:val="0"/>
              </w:rPr>
              <w:t xml:space="preserve">was </w:t>
            </w:r>
            <w:r w:rsidDel="00000000" w:rsidR="00000000" w:rsidRPr="00000000">
              <w:rPr>
                <w:rFonts w:ascii="Verdana" w:cs="Verdana" w:eastAsia="Verdana" w:hAnsi="Verdana"/>
                <w:sz w:val="18"/>
                <w:szCs w:val="18"/>
                <w:vertAlign w:val="baseline"/>
                <w:rtl w:val="0"/>
              </w:rPr>
              <w:t xml:space="preserve">developed for four cities’ </w:t>
            </w:r>
            <w:r w:rsidDel="00000000" w:rsidR="00000000" w:rsidRPr="00000000">
              <w:rPr>
                <w:rFonts w:ascii="Verdana" w:cs="Verdana" w:eastAsia="Verdana" w:hAnsi="Verdana"/>
                <w:sz w:val="18"/>
                <w:szCs w:val="18"/>
                <w:rtl w:val="0"/>
              </w:rPr>
              <w:t xml:space="preserve">churches</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in</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USA. The Choirshowcase.com/vote had developed to vote for songs </w:t>
            </w:r>
            <w:r w:rsidDel="00000000" w:rsidR="00000000" w:rsidRPr="00000000">
              <w:rPr>
                <w:rFonts w:ascii="Verdana" w:cs="Verdana" w:eastAsia="Verdana" w:hAnsi="Verdana"/>
                <w:sz w:val="18"/>
                <w:szCs w:val="18"/>
                <w:rtl w:val="0"/>
              </w:rPr>
              <w:t xml:space="preserve">that</w:t>
            </w:r>
            <w:r w:rsidDel="00000000" w:rsidR="00000000" w:rsidRPr="00000000">
              <w:rPr>
                <w:rFonts w:ascii="Verdana" w:cs="Verdana" w:eastAsia="Verdana" w:hAnsi="Verdana"/>
                <w:sz w:val="18"/>
                <w:szCs w:val="18"/>
                <w:vertAlign w:val="baseline"/>
                <w:rtl w:val="0"/>
              </w:rPr>
              <w:t xml:space="preserve"> had been sung by boys and girls in church. Which song got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highest votes and which song got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lowest votes this kind of information </w:t>
            </w:r>
            <w:r w:rsidDel="00000000" w:rsidR="00000000" w:rsidRPr="00000000">
              <w:rPr>
                <w:rFonts w:ascii="Verdana" w:cs="Verdana" w:eastAsia="Verdana" w:hAnsi="Verdana"/>
                <w:sz w:val="18"/>
                <w:szCs w:val="18"/>
                <w:rtl w:val="0"/>
              </w:rPr>
              <w:t xml:space="preserve">is displayed</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on</w:t>
            </w:r>
            <w:r w:rsidDel="00000000" w:rsidR="00000000" w:rsidRPr="00000000">
              <w:rPr>
                <w:rFonts w:ascii="Verdana" w:cs="Verdana" w:eastAsia="Verdana" w:hAnsi="Verdana"/>
                <w:sz w:val="18"/>
                <w:szCs w:val="18"/>
                <w:vertAlign w:val="baseline"/>
                <w:rtl w:val="0"/>
              </w:rPr>
              <w:t xml:space="preserve">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admin side. To give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sz w:val="18"/>
                <w:szCs w:val="18"/>
                <w:vertAlign w:val="baseline"/>
                <w:rtl w:val="0"/>
              </w:rPr>
              <w:t xml:space="preserve">vote to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sz w:val="18"/>
                <w:szCs w:val="18"/>
                <w:vertAlign w:val="baseline"/>
                <w:rtl w:val="0"/>
              </w:rPr>
              <w:t xml:space="preserve">particular showcase </w:t>
            </w:r>
            <w:r w:rsidDel="00000000" w:rsidR="00000000" w:rsidRPr="00000000">
              <w:rPr>
                <w:rFonts w:ascii="Verdana" w:cs="Verdana" w:eastAsia="Verdana" w:hAnsi="Verdana"/>
                <w:sz w:val="18"/>
                <w:szCs w:val="18"/>
                <w:rtl w:val="0"/>
              </w:rPr>
              <w:t xml:space="preserve">users</w:t>
            </w:r>
            <w:r w:rsidDel="00000000" w:rsidR="00000000" w:rsidRPr="00000000">
              <w:rPr>
                <w:rFonts w:ascii="Verdana" w:cs="Verdana" w:eastAsia="Verdana" w:hAnsi="Verdana"/>
                <w:sz w:val="18"/>
                <w:szCs w:val="18"/>
                <w:vertAlign w:val="baseline"/>
                <w:rtl w:val="0"/>
              </w:rPr>
              <w:t xml:space="preserve"> have to register at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front side.</w:t>
            </w:r>
            <w:r w:rsidDel="00000000" w:rsidR="00000000" w:rsidRPr="00000000">
              <w:rPr>
                <w:rtl w:val="0"/>
              </w:rPr>
            </w:r>
          </w:p>
        </w:tc>
      </w:tr>
    </w:tbl>
    <w:p w:rsidR="00000000" w:rsidDel="00000000" w:rsidP="00000000" w:rsidRDefault="00000000" w:rsidRPr="00000000" w14:paraId="0000026A">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6B">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36"/>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6C">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6D">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6E">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6F">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70">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71">
            <w:pPr>
              <w:rPr>
                <w:rFonts w:ascii="Verdana" w:cs="Verdana" w:eastAsia="Verdana" w:hAnsi="Verdana"/>
                <w:color w:val="000000"/>
                <w:sz w:val="18"/>
                <w:szCs w:val="18"/>
                <w:vertAlign w:val="baseline"/>
              </w:rPr>
            </w:pPr>
            <w:hyperlink r:id="rId39">
              <w:r w:rsidDel="00000000" w:rsidR="00000000" w:rsidRPr="00000000">
                <w:rPr>
                  <w:rFonts w:ascii="Verdana" w:cs="Verdana" w:eastAsia="Verdana" w:hAnsi="Verdana"/>
                  <w:color w:val="0000ff"/>
                  <w:sz w:val="18"/>
                  <w:szCs w:val="18"/>
                  <w:u w:val="single"/>
                  <w:vertAlign w:val="baseline"/>
                  <w:rtl w:val="0"/>
                </w:rPr>
                <w:t xml:space="preserve">phase3productions.com</w:t>
              </w:r>
            </w:hyperlink>
            <w:r w:rsidDel="00000000" w:rsidR="00000000" w:rsidRPr="00000000">
              <w:rPr>
                <w:rtl w:val="0"/>
              </w:rPr>
            </w:r>
          </w:p>
        </w:tc>
        <w:tc>
          <w:tcP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Biztech Consultancy</w:t>
            </w:r>
          </w:p>
        </w:tc>
        <w:tc>
          <w:tcP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[Word Press]</w:t>
            </w:r>
          </w:p>
        </w:tc>
        <w:tc>
          <w:tcP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277">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78">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The phase3productions.com site </w:t>
            </w:r>
            <w:r w:rsidDel="00000000" w:rsidR="00000000" w:rsidRPr="00000000">
              <w:rPr>
                <w:rFonts w:ascii="Verdana" w:cs="Verdana" w:eastAsia="Verdana" w:hAnsi="Verdana"/>
                <w:sz w:val="18"/>
                <w:szCs w:val="18"/>
                <w:rtl w:val="0"/>
              </w:rPr>
              <w:t xml:space="preserve">was</w:t>
            </w:r>
            <w:r w:rsidDel="00000000" w:rsidR="00000000" w:rsidRPr="00000000">
              <w:rPr>
                <w:rFonts w:ascii="Verdana" w:cs="Verdana" w:eastAsia="Verdana" w:hAnsi="Verdana"/>
                <w:sz w:val="18"/>
                <w:szCs w:val="18"/>
                <w:vertAlign w:val="baseline"/>
                <w:rtl w:val="0"/>
              </w:rPr>
              <w:t xml:space="preserve"> developed in WordPress. It is a CMS site. Admin can maintain Top menus, left sidebar, bottom panel</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and content pages from the admin part, as per their requirement.</w:t>
            </w:r>
            <w:r w:rsidDel="00000000" w:rsidR="00000000" w:rsidRPr="00000000">
              <w:rPr>
                <w:rtl w:val="0"/>
              </w:rPr>
            </w:r>
          </w:p>
        </w:tc>
      </w:tr>
    </w:tbl>
    <w:p w:rsidR="00000000" w:rsidDel="00000000" w:rsidP="00000000" w:rsidRDefault="00000000" w:rsidRPr="00000000" w14:paraId="0000027C">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7D">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37"/>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7E">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7F">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80">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81">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82">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83">
            <w:pPr>
              <w:rPr>
                <w:rFonts w:ascii="Verdana" w:cs="Verdana" w:eastAsia="Verdana" w:hAnsi="Verdana"/>
                <w:color w:val="000000"/>
                <w:sz w:val="18"/>
                <w:szCs w:val="18"/>
                <w:vertAlign w:val="baseline"/>
              </w:rPr>
            </w:pPr>
            <w:hyperlink r:id="rId40">
              <w:r w:rsidDel="00000000" w:rsidR="00000000" w:rsidRPr="00000000">
                <w:rPr>
                  <w:rFonts w:ascii="Verdana" w:cs="Verdana" w:eastAsia="Verdana" w:hAnsi="Verdana"/>
                  <w:color w:val="0000ff"/>
                  <w:sz w:val="18"/>
                  <w:szCs w:val="18"/>
                  <w:u w:val="single"/>
                  <w:vertAlign w:val="baseline"/>
                  <w:rtl w:val="0"/>
                </w:rPr>
                <w:t xml:space="preserve">bfmt.com.br</w:t>
              </w:r>
            </w:hyperlink>
            <w:r w:rsidDel="00000000" w:rsidR="00000000" w:rsidRPr="00000000">
              <w:rPr>
                <w:rtl w:val="0"/>
              </w:rPr>
            </w:r>
          </w:p>
        </w:tc>
        <w:tc>
          <w:tcP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Biztech Consultancy</w:t>
            </w:r>
          </w:p>
        </w:tc>
        <w:tc>
          <w:tcP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[Cake PHP]</w:t>
            </w:r>
          </w:p>
        </w:tc>
        <w:tc>
          <w:tcP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289">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8A">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The bfmt.com.br site </w:t>
            </w:r>
            <w:r w:rsidDel="00000000" w:rsidR="00000000" w:rsidRPr="00000000">
              <w:rPr>
                <w:rFonts w:ascii="Verdana" w:cs="Verdana" w:eastAsia="Verdana" w:hAnsi="Verdana"/>
                <w:sz w:val="18"/>
                <w:szCs w:val="18"/>
                <w:rtl w:val="0"/>
              </w:rPr>
              <w:t xml:space="preserve">was</w:t>
            </w:r>
            <w:r w:rsidDel="00000000" w:rsidR="00000000" w:rsidRPr="00000000">
              <w:rPr>
                <w:rFonts w:ascii="Verdana" w:cs="Verdana" w:eastAsia="Verdana" w:hAnsi="Verdana"/>
                <w:sz w:val="18"/>
                <w:szCs w:val="18"/>
                <w:vertAlign w:val="baseline"/>
                <w:rtl w:val="0"/>
              </w:rPr>
              <w:t xml:space="preserve"> developed in Cake PHP. It is a CMS site. Admin can maintain left menus, bottom panel</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and content pages from the admin part, as per their requirement. This site </w:t>
            </w:r>
            <w:r w:rsidDel="00000000" w:rsidR="00000000" w:rsidRPr="00000000">
              <w:rPr>
                <w:rFonts w:ascii="Verdana" w:cs="Verdana" w:eastAsia="Verdana" w:hAnsi="Verdana"/>
                <w:sz w:val="18"/>
                <w:szCs w:val="18"/>
                <w:rtl w:val="0"/>
              </w:rPr>
              <w:t xml:space="preserve">was </w:t>
            </w:r>
            <w:r w:rsidDel="00000000" w:rsidR="00000000" w:rsidRPr="00000000">
              <w:rPr>
                <w:rFonts w:ascii="Verdana" w:cs="Verdana" w:eastAsia="Verdana" w:hAnsi="Verdana"/>
                <w:sz w:val="18"/>
                <w:szCs w:val="18"/>
                <w:vertAlign w:val="baseline"/>
                <w:rtl w:val="0"/>
              </w:rPr>
              <w:t xml:space="preserve">developed for Listing </w:t>
            </w:r>
            <w:r w:rsidDel="00000000" w:rsidR="00000000" w:rsidRPr="00000000">
              <w:rPr>
                <w:rFonts w:ascii="Verdana" w:cs="Verdana" w:eastAsia="Verdana" w:hAnsi="Verdana"/>
                <w:sz w:val="18"/>
                <w:szCs w:val="18"/>
                <w:rtl w:val="0"/>
              </w:rPr>
              <w:t xml:space="preserve">purposes</w:t>
            </w:r>
            <w:r w:rsidDel="00000000" w:rsidR="00000000" w:rsidRPr="00000000">
              <w:rPr>
                <w:rFonts w:ascii="Verdana" w:cs="Verdana" w:eastAsia="Verdana" w:hAnsi="Verdana"/>
                <w:sz w:val="18"/>
                <w:szCs w:val="18"/>
                <w:vertAlign w:val="baseline"/>
                <w:rtl w:val="0"/>
              </w:rPr>
              <w:t xml:space="preserve">. Listing likes lands etc.</w:t>
            </w:r>
            <w:r w:rsidDel="00000000" w:rsidR="00000000" w:rsidRPr="00000000">
              <w:rPr>
                <w:rtl w:val="0"/>
              </w:rPr>
            </w:r>
          </w:p>
        </w:tc>
      </w:tr>
    </w:tbl>
    <w:p w:rsidR="00000000" w:rsidDel="00000000" w:rsidP="00000000" w:rsidRDefault="00000000" w:rsidRPr="00000000" w14:paraId="0000028E">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8F">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38"/>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90">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91">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92">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93">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94">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95">
            <w:pPr>
              <w:rPr>
                <w:rFonts w:ascii="Verdana" w:cs="Verdana" w:eastAsia="Verdana" w:hAnsi="Verdana"/>
                <w:color w:val="000000"/>
                <w:sz w:val="18"/>
                <w:szCs w:val="18"/>
                <w:vertAlign w:val="baseline"/>
              </w:rPr>
            </w:pPr>
            <w:hyperlink r:id="rId41">
              <w:r w:rsidDel="00000000" w:rsidR="00000000" w:rsidRPr="00000000">
                <w:rPr>
                  <w:rFonts w:ascii="Verdana" w:cs="Verdana" w:eastAsia="Verdana" w:hAnsi="Verdana"/>
                  <w:color w:val="0000ff"/>
                  <w:sz w:val="18"/>
                  <w:szCs w:val="18"/>
                  <w:u w:val="single"/>
                  <w:vertAlign w:val="baseline"/>
                  <w:rtl w:val="0"/>
                </w:rPr>
                <w:t xml:space="preserve">exactmining.com.au</w:t>
              </w:r>
            </w:hyperlink>
            <w:r w:rsidDel="00000000" w:rsidR="00000000" w:rsidRPr="00000000">
              <w:rPr>
                <w:rtl w:val="0"/>
              </w:rPr>
            </w:r>
          </w:p>
        </w:tc>
        <w:tc>
          <w:tcP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Biztech Consultancy</w:t>
            </w:r>
          </w:p>
        </w:tc>
        <w:tc>
          <w:tcP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PHP</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[Core PHP]</w:t>
            </w:r>
          </w:p>
        </w:tc>
        <w:tc>
          <w:tcP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MySQL</w:t>
            </w:r>
          </w:p>
        </w:tc>
        <w:tc>
          <w:tcP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29B">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9C">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The exactmining.com.au site </w:t>
            </w:r>
            <w:r w:rsidDel="00000000" w:rsidR="00000000" w:rsidRPr="00000000">
              <w:rPr>
                <w:rFonts w:ascii="Verdana" w:cs="Verdana" w:eastAsia="Verdana" w:hAnsi="Verdana"/>
                <w:sz w:val="18"/>
                <w:szCs w:val="18"/>
                <w:rtl w:val="0"/>
              </w:rPr>
              <w:t xml:space="preserve">was</w:t>
            </w:r>
            <w:r w:rsidDel="00000000" w:rsidR="00000000" w:rsidRPr="00000000">
              <w:rPr>
                <w:rFonts w:ascii="Verdana" w:cs="Verdana" w:eastAsia="Verdana" w:hAnsi="Verdana"/>
                <w:sz w:val="18"/>
                <w:szCs w:val="18"/>
                <w:vertAlign w:val="baseline"/>
                <w:rtl w:val="0"/>
              </w:rPr>
              <w:t xml:space="preserve"> developed in core PHP. It is a CMS site. Admin can maintain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left menu, news panel, bottom panel</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and content pages from the admin part, as per their requirement.</w:t>
            </w:r>
            <w:r w:rsidDel="00000000" w:rsidR="00000000" w:rsidRPr="00000000">
              <w:rPr>
                <w:rtl w:val="0"/>
              </w:rPr>
            </w:r>
          </w:p>
        </w:tc>
      </w:tr>
    </w:tbl>
    <w:p w:rsidR="00000000" w:rsidDel="00000000" w:rsidP="00000000" w:rsidRDefault="00000000" w:rsidRPr="00000000" w14:paraId="000002A0">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A1">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39"/>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A2">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A3">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A4">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A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A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A7">
            <w:pPr>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CAMIS (Desktop App.)</w:t>
            </w:r>
          </w:p>
        </w:tc>
        <w:tc>
          <w:tcP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Infosoft</w:t>
            </w:r>
          </w:p>
        </w:tc>
        <w:tc>
          <w:tcP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Delphi7</w:t>
            </w:r>
          </w:p>
        </w:tc>
        <w:tc>
          <w:tcP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SQL Server2K </w:t>
            </w:r>
          </w:p>
        </w:tc>
        <w:tc>
          <w:tcP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2AC">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AD">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The CAMIS is a C &amp; F Management Information System. This is the common software </w:t>
            </w:r>
            <w:r w:rsidDel="00000000" w:rsidR="00000000" w:rsidRPr="00000000">
              <w:rPr>
                <w:rFonts w:ascii="Verdana" w:cs="Verdana" w:eastAsia="Verdana" w:hAnsi="Verdana"/>
                <w:sz w:val="18"/>
                <w:szCs w:val="18"/>
                <w:rtl w:val="0"/>
              </w:rPr>
              <w:t xml:space="preserve">program</w:t>
            </w:r>
            <w:r w:rsidDel="00000000" w:rsidR="00000000" w:rsidRPr="00000000">
              <w:rPr>
                <w:rFonts w:ascii="Verdana" w:cs="Verdana" w:eastAsia="Verdana" w:hAnsi="Verdana"/>
                <w:sz w:val="18"/>
                <w:szCs w:val="18"/>
                <w:vertAlign w:val="baseline"/>
                <w:rtl w:val="0"/>
              </w:rPr>
              <w:t xml:space="preserve"> for all distributors </w:t>
            </w:r>
            <w:r w:rsidDel="00000000" w:rsidR="00000000" w:rsidRPr="00000000">
              <w:rPr>
                <w:rFonts w:ascii="Verdana" w:cs="Verdana" w:eastAsia="Verdana" w:hAnsi="Verdana"/>
                <w:sz w:val="18"/>
                <w:szCs w:val="18"/>
                <w:rtl w:val="0"/>
              </w:rPr>
              <w:t xml:space="preserve">in</w:t>
            </w:r>
            <w:r w:rsidDel="00000000" w:rsidR="00000000" w:rsidRPr="00000000">
              <w:rPr>
                <w:rFonts w:ascii="Verdana" w:cs="Verdana" w:eastAsia="Verdana" w:hAnsi="Verdana"/>
                <w:sz w:val="18"/>
                <w:szCs w:val="18"/>
                <w:vertAlign w:val="baseline"/>
                <w:rtl w:val="0"/>
              </w:rPr>
              <w:t xml:space="preserve"> India. In India, there is different software for </w:t>
            </w:r>
            <w:r w:rsidDel="00000000" w:rsidR="00000000" w:rsidRPr="00000000">
              <w:rPr>
                <w:rFonts w:ascii="Verdana" w:cs="Verdana" w:eastAsia="Verdana" w:hAnsi="Verdana"/>
                <w:sz w:val="18"/>
                <w:szCs w:val="18"/>
                <w:rtl w:val="0"/>
              </w:rPr>
              <w:t xml:space="preserve">every</w:t>
            </w:r>
            <w:r w:rsidDel="00000000" w:rsidR="00000000" w:rsidRPr="00000000">
              <w:rPr>
                <w:rFonts w:ascii="Verdana" w:cs="Verdana" w:eastAsia="Verdana" w:hAnsi="Verdana"/>
                <w:sz w:val="18"/>
                <w:szCs w:val="18"/>
                <w:vertAlign w:val="baseline"/>
                <w:rtl w:val="0"/>
              </w:rPr>
              <w:t xml:space="preserve"> distributor. All the data of these distributors </w:t>
            </w:r>
            <w:r w:rsidDel="00000000" w:rsidR="00000000" w:rsidRPr="00000000">
              <w:rPr>
                <w:rFonts w:ascii="Verdana" w:cs="Verdana" w:eastAsia="Verdana" w:hAnsi="Verdana"/>
                <w:sz w:val="18"/>
                <w:szCs w:val="18"/>
                <w:rtl w:val="0"/>
              </w:rPr>
              <w:t xml:space="preserve">are </w:t>
            </w:r>
            <w:r w:rsidDel="00000000" w:rsidR="00000000" w:rsidRPr="00000000">
              <w:rPr>
                <w:rFonts w:ascii="Verdana" w:cs="Verdana" w:eastAsia="Verdana" w:hAnsi="Verdana"/>
                <w:sz w:val="18"/>
                <w:szCs w:val="18"/>
                <w:vertAlign w:val="baseline"/>
                <w:rtl w:val="0"/>
              </w:rPr>
              <w:t xml:space="preserve">dynamically imported and mapped in these CAMIS and reports </w:t>
            </w:r>
            <w:r w:rsidDel="00000000" w:rsidR="00000000" w:rsidRPr="00000000">
              <w:rPr>
                <w:rFonts w:ascii="Verdana" w:cs="Verdana" w:eastAsia="Verdana" w:hAnsi="Verdana"/>
                <w:sz w:val="18"/>
                <w:szCs w:val="18"/>
                <w:rtl w:val="0"/>
              </w:rPr>
              <w:t xml:space="preserve">are generated</w:t>
            </w:r>
            <w:r w:rsidDel="00000000" w:rsidR="00000000" w:rsidRPr="00000000">
              <w:rPr>
                <w:rFonts w:ascii="Verdana" w:cs="Verdana" w:eastAsia="Verdana" w:hAnsi="Verdana"/>
                <w:sz w:val="18"/>
                <w:szCs w:val="18"/>
                <w:vertAlign w:val="baseline"/>
                <w:rtl w:val="0"/>
              </w:rPr>
              <w:t xml:space="preserve"> in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format of MTD (Month To Date) and YTD (Year To Date).</w:t>
            </w:r>
            <w:r w:rsidDel="00000000" w:rsidR="00000000" w:rsidRPr="00000000">
              <w:rPr>
                <w:rtl w:val="0"/>
              </w:rPr>
            </w:r>
          </w:p>
        </w:tc>
      </w:tr>
    </w:tbl>
    <w:p w:rsidR="00000000" w:rsidDel="00000000" w:rsidP="00000000" w:rsidRDefault="00000000" w:rsidRPr="00000000" w14:paraId="000002B1">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B2">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40"/>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B3">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B4">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B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B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B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B8">
            <w:pPr>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Sales Force Automation System using COP</w:t>
            </w:r>
          </w:p>
        </w:tc>
        <w:tc>
          <w:tcP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Infosoft</w:t>
            </w:r>
          </w:p>
        </w:tc>
        <w:tc>
          <w:tcP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Delphi7</w:t>
            </w:r>
          </w:p>
        </w:tc>
        <w:tc>
          <w:tcP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SQL Server2K </w:t>
            </w:r>
          </w:p>
        </w:tc>
        <w:tc>
          <w:tcP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2BD">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BE">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The SFA contains all the basic information of the Doctors, MR, AFM, RBM, ZBM, &amp; Stockiest and </w:t>
            </w:r>
            <w:r w:rsidDel="00000000" w:rsidR="00000000" w:rsidRPr="00000000">
              <w:rPr>
                <w:rFonts w:ascii="Verdana" w:cs="Verdana" w:eastAsia="Verdana" w:hAnsi="Verdana"/>
                <w:sz w:val="18"/>
                <w:szCs w:val="18"/>
                <w:rtl w:val="0"/>
              </w:rPr>
              <w:t xml:space="preserve">maintains</w:t>
            </w:r>
            <w:r w:rsidDel="00000000" w:rsidR="00000000" w:rsidRPr="00000000">
              <w:rPr>
                <w:rFonts w:ascii="Verdana" w:cs="Verdana" w:eastAsia="Verdana" w:hAnsi="Verdana"/>
                <w:sz w:val="18"/>
                <w:szCs w:val="18"/>
                <w:vertAlign w:val="baseline"/>
                <w:rtl w:val="0"/>
              </w:rPr>
              <w:t xml:space="preserve"> the relations between them. Using SMS</w:t>
            </w:r>
            <w:r w:rsidDel="00000000" w:rsidR="00000000" w:rsidRPr="00000000">
              <w:rPr>
                <w:rFonts w:ascii="Verdana" w:cs="Verdana" w:eastAsia="Verdana" w:hAnsi="Verdana"/>
                <w:b w:val="1"/>
                <w:sz w:val="18"/>
                <w:szCs w:val="18"/>
                <w:vertAlign w:val="baseline"/>
                <w:rtl w:val="0"/>
              </w:rPr>
              <w:t xml:space="preserve">:</w:t>
            </w:r>
            <w:r w:rsidDel="00000000" w:rsidR="00000000" w:rsidRPr="00000000">
              <w:rPr>
                <w:rFonts w:ascii="Verdana" w:cs="Verdana" w:eastAsia="Verdana" w:hAnsi="Verdana"/>
                <w:sz w:val="18"/>
                <w:szCs w:val="18"/>
                <w:vertAlign w:val="baseline"/>
                <w:rtl w:val="0"/>
              </w:rPr>
              <w:t xml:space="preserve"> MR, AFM, RBM, </w:t>
            </w:r>
            <w:r w:rsidDel="00000000" w:rsidR="00000000" w:rsidRPr="00000000">
              <w:rPr>
                <w:rFonts w:ascii="Verdana" w:cs="Verdana" w:eastAsia="Verdana" w:hAnsi="Verdana"/>
                <w:sz w:val="18"/>
                <w:szCs w:val="18"/>
                <w:rtl w:val="0"/>
              </w:rPr>
              <w:t xml:space="preserve">and </w:t>
            </w:r>
            <w:r w:rsidDel="00000000" w:rsidR="00000000" w:rsidRPr="00000000">
              <w:rPr>
                <w:rFonts w:ascii="Verdana" w:cs="Verdana" w:eastAsia="Verdana" w:hAnsi="Verdana"/>
                <w:sz w:val="18"/>
                <w:szCs w:val="18"/>
                <w:vertAlign w:val="baseline"/>
                <w:rtl w:val="0"/>
              </w:rPr>
              <w:t xml:space="preserve">ZBM Register their Day plan, Leave </w:t>
            </w:r>
            <w:r w:rsidDel="00000000" w:rsidR="00000000" w:rsidRPr="00000000">
              <w:rPr>
                <w:rFonts w:ascii="Verdana" w:cs="Verdana" w:eastAsia="Verdana" w:hAnsi="Verdana"/>
                <w:sz w:val="18"/>
                <w:szCs w:val="18"/>
                <w:rtl w:val="0"/>
              </w:rPr>
              <w:t xml:space="preserve">details</w:t>
            </w:r>
            <w:r w:rsidDel="00000000" w:rsidR="00000000" w:rsidRPr="00000000">
              <w:rPr>
                <w:rFonts w:ascii="Verdana" w:cs="Verdana" w:eastAsia="Verdana" w:hAnsi="Verdana"/>
                <w:sz w:val="18"/>
                <w:szCs w:val="18"/>
                <w:vertAlign w:val="baseline"/>
                <w:rtl w:val="0"/>
              </w:rPr>
              <w:t xml:space="preserve">, Actual Calls, </w:t>
            </w:r>
            <w:r w:rsidDel="00000000" w:rsidR="00000000" w:rsidRPr="00000000">
              <w:rPr>
                <w:rFonts w:ascii="Verdana" w:cs="Verdana" w:eastAsia="Verdana" w:hAnsi="Verdana"/>
                <w:sz w:val="18"/>
                <w:szCs w:val="18"/>
                <w:rtl w:val="0"/>
              </w:rPr>
              <w:t xml:space="preserve">Campaign</w:t>
            </w:r>
            <w:r w:rsidDel="00000000" w:rsidR="00000000" w:rsidRPr="00000000">
              <w:rPr>
                <w:rFonts w:ascii="Verdana" w:cs="Verdana" w:eastAsia="Verdana" w:hAnsi="Verdana"/>
                <w:sz w:val="18"/>
                <w:szCs w:val="18"/>
                <w:vertAlign w:val="baseline"/>
                <w:rtl w:val="0"/>
              </w:rPr>
              <w:t xml:space="preserve"> to the Doctors, Free medicines </w:t>
            </w:r>
            <w:r w:rsidDel="00000000" w:rsidR="00000000" w:rsidRPr="00000000">
              <w:rPr>
                <w:rFonts w:ascii="Verdana" w:cs="Verdana" w:eastAsia="Verdana" w:hAnsi="Verdana"/>
                <w:sz w:val="18"/>
                <w:szCs w:val="18"/>
                <w:rtl w:val="0"/>
              </w:rPr>
              <w:t xml:space="preserve">samples</w:t>
            </w:r>
            <w:r w:rsidDel="00000000" w:rsidR="00000000" w:rsidRPr="00000000">
              <w:rPr>
                <w:rFonts w:ascii="Verdana" w:cs="Verdana" w:eastAsia="Verdana" w:hAnsi="Verdana"/>
                <w:sz w:val="18"/>
                <w:szCs w:val="18"/>
                <w:vertAlign w:val="baseline"/>
                <w:rtl w:val="0"/>
              </w:rPr>
              <w:t xml:space="preserve"> given to the Doctor</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and generate </w:t>
            </w:r>
            <w:r w:rsidDel="00000000" w:rsidR="00000000" w:rsidRPr="00000000">
              <w:rPr>
                <w:rFonts w:ascii="Verdana" w:cs="Verdana" w:eastAsia="Verdana" w:hAnsi="Verdana"/>
                <w:sz w:val="18"/>
                <w:szCs w:val="18"/>
                <w:rtl w:val="0"/>
              </w:rPr>
              <w:t xml:space="preserve">summary</w:t>
            </w:r>
            <w:r w:rsidDel="00000000" w:rsidR="00000000" w:rsidRPr="00000000">
              <w:rPr>
                <w:rFonts w:ascii="Verdana" w:cs="Verdana" w:eastAsia="Verdana" w:hAnsi="Verdana"/>
                <w:sz w:val="18"/>
                <w:szCs w:val="18"/>
                <w:vertAlign w:val="baseline"/>
                <w:rtl w:val="0"/>
              </w:rPr>
              <w:t xml:space="preserve"> reports day by day or whole months of all the users.</w:t>
            </w:r>
            <w:r w:rsidDel="00000000" w:rsidR="00000000" w:rsidRPr="00000000">
              <w:rPr>
                <w:rtl w:val="0"/>
              </w:rPr>
            </w:r>
          </w:p>
        </w:tc>
      </w:tr>
    </w:tbl>
    <w:p w:rsidR="00000000" w:rsidDel="00000000" w:rsidP="00000000" w:rsidRDefault="00000000" w:rsidRPr="00000000" w14:paraId="000002C2">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C3">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4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C4">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C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C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C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C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C9">
            <w:pPr>
              <w:jc w:val="both"/>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Visualize System</w:t>
            </w:r>
          </w:p>
        </w:tc>
        <w:tc>
          <w:tcP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Infosoft</w:t>
            </w:r>
          </w:p>
        </w:tc>
        <w:tc>
          <w:tcP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Delphi7</w:t>
            </w:r>
          </w:p>
        </w:tc>
        <w:tc>
          <w:tcP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MS Access </w:t>
            </w:r>
          </w:p>
        </w:tc>
        <w:tc>
          <w:tcP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2CE">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CF">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The Visualize system contains information regarding Doctors, Products</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and Images of the Products. Here MR using images creates </w:t>
            </w:r>
            <w:r w:rsidDel="00000000" w:rsidR="00000000" w:rsidRPr="00000000">
              <w:rPr>
                <w:rFonts w:ascii="Verdana" w:cs="Verdana" w:eastAsia="Verdana" w:hAnsi="Verdana"/>
                <w:sz w:val="18"/>
                <w:szCs w:val="18"/>
                <w:rtl w:val="0"/>
              </w:rPr>
              <w:t xml:space="preserve">a</w:t>
            </w:r>
            <w:r w:rsidDel="00000000" w:rsidR="00000000" w:rsidRPr="00000000">
              <w:rPr>
                <w:rFonts w:ascii="Verdana" w:cs="Verdana" w:eastAsia="Verdana" w:hAnsi="Verdana"/>
                <w:sz w:val="18"/>
                <w:szCs w:val="18"/>
                <w:vertAlign w:val="baseline"/>
                <w:rtl w:val="0"/>
              </w:rPr>
              <w:t xml:space="preserve"> slide show for </w:t>
            </w:r>
            <w:r w:rsidDel="00000000" w:rsidR="00000000" w:rsidRPr="00000000">
              <w:rPr>
                <w:rFonts w:ascii="Verdana" w:cs="Verdana" w:eastAsia="Verdana" w:hAnsi="Verdana"/>
                <w:sz w:val="18"/>
                <w:szCs w:val="18"/>
                <w:rtl w:val="0"/>
              </w:rPr>
              <w:t xml:space="preserve">every</w:t>
            </w:r>
            <w:r w:rsidDel="00000000" w:rsidR="00000000" w:rsidRPr="00000000">
              <w:rPr>
                <w:rFonts w:ascii="Verdana" w:cs="Verdana" w:eastAsia="Verdana" w:hAnsi="Verdana"/>
                <w:sz w:val="18"/>
                <w:szCs w:val="18"/>
                <w:vertAlign w:val="baseline"/>
                <w:rtl w:val="0"/>
              </w:rPr>
              <w:t xml:space="preserve"> doctor and advertises the products of their company.</w:t>
            </w:r>
            <w:r w:rsidDel="00000000" w:rsidR="00000000" w:rsidRPr="00000000">
              <w:rPr>
                <w:rtl w:val="0"/>
              </w:rPr>
            </w:r>
          </w:p>
        </w:tc>
      </w:tr>
    </w:tbl>
    <w:p w:rsidR="00000000" w:rsidDel="00000000" w:rsidP="00000000" w:rsidRDefault="00000000" w:rsidRPr="00000000" w14:paraId="000002D3">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D4">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42"/>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D5">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D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D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D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D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DA">
            <w:pPr>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Estimation Generation System</w:t>
            </w:r>
          </w:p>
        </w:tc>
        <w:tc>
          <w:tcP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Infosoft</w:t>
            </w:r>
          </w:p>
        </w:tc>
        <w:tc>
          <w:tcP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Delphi7</w:t>
            </w:r>
          </w:p>
        </w:tc>
        <w:tc>
          <w:tcP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SQL Server2K </w:t>
            </w:r>
          </w:p>
        </w:tc>
        <w:tc>
          <w:tcP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2DF">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E0">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The Estimation Generation System generates the Estimation for their clients. Including complexity factor and men hours</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it generated the estimation report. </w:t>
            </w:r>
            <w:r w:rsidDel="00000000" w:rsidR="00000000" w:rsidRPr="00000000">
              <w:rPr>
                <w:rFonts w:ascii="Verdana" w:cs="Verdana" w:eastAsia="Verdana" w:hAnsi="Verdana"/>
                <w:sz w:val="18"/>
                <w:szCs w:val="18"/>
                <w:rtl w:val="0"/>
              </w:rPr>
              <w:t xml:space="preserve">A report</w:t>
            </w:r>
            <w:r w:rsidDel="00000000" w:rsidR="00000000" w:rsidRPr="00000000">
              <w:rPr>
                <w:rFonts w:ascii="Verdana" w:cs="Verdana" w:eastAsia="Verdana" w:hAnsi="Verdana"/>
                <w:sz w:val="18"/>
                <w:szCs w:val="18"/>
                <w:vertAlign w:val="baseline"/>
                <w:rtl w:val="0"/>
              </w:rPr>
              <w:t xml:space="preserve"> is just like a quotation.</w:t>
            </w:r>
            <w:r w:rsidDel="00000000" w:rsidR="00000000" w:rsidRPr="00000000">
              <w:rPr>
                <w:rtl w:val="0"/>
              </w:rPr>
            </w:r>
          </w:p>
        </w:tc>
      </w:tr>
    </w:tbl>
    <w:p w:rsidR="00000000" w:rsidDel="00000000" w:rsidP="00000000" w:rsidRDefault="00000000" w:rsidRPr="00000000" w14:paraId="000002E4">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E5">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43"/>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E6">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E7">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E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E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EA">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EB">
            <w:pPr>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Finance Management System</w:t>
            </w:r>
          </w:p>
        </w:tc>
        <w:tc>
          <w:tcP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CMC Ltd.</w:t>
            </w:r>
          </w:p>
        </w:tc>
        <w:tc>
          <w:tcP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JSP, Servlet</w:t>
            </w:r>
          </w:p>
        </w:tc>
        <w:tc>
          <w:tcP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Oracle 9i</w:t>
            </w:r>
          </w:p>
        </w:tc>
        <w:tc>
          <w:tcP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1">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2F2">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The finalization of pension and other </w:t>
            </w:r>
            <w:r w:rsidDel="00000000" w:rsidR="00000000" w:rsidRPr="00000000">
              <w:rPr>
                <w:rFonts w:ascii="Verdana" w:cs="Verdana" w:eastAsia="Verdana" w:hAnsi="Verdana"/>
                <w:sz w:val="18"/>
                <w:szCs w:val="18"/>
                <w:rtl w:val="0"/>
              </w:rPr>
              <w:t xml:space="preserve">benefits</w:t>
            </w:r>
            <w:r w:rsidDel="00000000" w:rsidR="00000000" w:rsidRPr="00000000">
              <w:rPr>
                <w:rFonts w:ascii="Verdana" w:cs="Verdana" w:eastAsia="Verdana" w:hAnsi="Verdana"/>
                <w:sz w:val="18"/>
                <w:szCs w:val="18"/>
                <w:vertAlign w:val="baseline"/>
                <w:rtl w:val="0"/>
              </w:rPr>
              <w:t xml:space="preserve"> calculation and orders generation are done at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Directorate of </w:t>
            </w:r>
            <w:r w:rsidDel="00000000" w:rsidR="00000000" w:rsidRPr="00000000">
              <w:rPr>
                <w:rFonts w:ascii="Verdana" w:cs="Verdana" w:eastAsia="Verdana" w:hAnsi="Verdana"/>
                <w:sz w:val="18"/>
                <w:szCs w:val="18"/>
                <w:rtl w:val="0"/>
              </w:rPr>
              <w:t xml:space="preserve">Pension</w:t>
            </w:r>
            <w:r w:rsidDel="00000000" w:rsidR="00000000" w:rsidRPr="00000000">
              <w:rPr>
                <w:rFonts w:ascii="Verdana" w:cs="Verdana" w:eastAsia="Verdana" w:hAnsi="Verdana"/>
                <w:sz w:val="18"/>
                <w:szCs w:val="18"/>
                <w:vertAlign w:val="baseline"/>
                <w:rtl w:val="0"/>
              </w:rPr>
              <w:t xml:space="preserve"> and </w:t>
            </w:r>
            <w:r w:rsidDel="00000000" w:rsidR="00000000" w:rsidRPr="00000000">
              <w:rPr>
                <w:rFonts w:ascii="Verdana" w:cs="Verdana" w:eastAsia="Verdana" w:hAnsi="Verdana"/>
                <w:sz w:val="18"/>
                <w:szCs w:val="18"/>
                <w:rtl w:val="0"/>
              </w:rPr>
              <w:t xml:space="preserve">Provident</w:t>
            </w:r>
            <w:r w:rsidDel="00000000" w:rsidR="00000000" w:rsidRPr="00000000">
              <w:rPr>
                <w:rFonts w:ascii="Verdana" w:cs="Verdana" w:eastAsia="Verdana" w:hAnsi="Verdana"/>
                <w:sz w:val="18"/>
                <w:szCs w:val="18"/>
                <w:vertAlign w:val="baseline"/>
                <w:rtl w:val="0"/>
              </w:rPr>
              <w:t xml:space="preserve"> fund office, Gandhinagar. Pension Processing is a part of </w:t>
            </w:r>
            <w:r w:rsidDel="00000000" w:rsidR="00000000" w:rsidRPr="00000000">
              <w:rPr>
                <w:rFonts w:ascii="Verdana" w:cs="Verdana" w:eastAsia="Verdana" w:hAnsi="Verdana"/>
                <w:sz w:val="18"/>
                <w:szCs w:val="18"/>
                <w:rtl w:val="0"/>
              </w:rPr>
              <w:t xml:space="preserve">the </w:t>
            </w:r>
            <w:r w:rsidDel="00000000" w:rsidR="00000000" w:rsidRPr="00000000">
              <w:rPr>
                <w:rFonts w:ascii="Verdana" w:cs="Verdana" w:eastAsia="Verdana" w:hAnsi="Verdana"/>
                <w:sz w:val="18"/>
                <w:szCs w:val="18"/>
                <w:vertAlign w:val="baseline"/>
                <w:rtl w:val="0"/>
              </w:rPr>
              <w:t xml:space="preserve">Finance Management System being developed for DPPF.</w:t>
            </w:r>
            <w:r w:rsidDel="00000000" w:rsidR="00000000" w:rsidRPr="00000000">
              <w:rPr>
                <w:rtl w:val="0"/>
              </w:rPr>
            </w:r>
          </w:p>
        </w:tc>
      </w:tr>
    </w:tbl>
    <w:p w:rsidR="00000000" w:rsidDel="00000000" w:rsidP="00000000" w:rsidRDefault="00000000" w:rsidRPr="00000000" w14:paraId="000002F6">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2F7">
      <w:pPr>
        <w:spacing w:after="0" w:lineRule="auto"/>
        <w:rPr>
          <w:rFonts w:ascii="Verdana" w:cs="Verdana" w:eastAsia="Verdana" w:hAnsi="Verdana"/>
          <w:smallCaps w:val="0"/>
          <w:color w:val="000000"/>
          <w:sz w:val="18"/>
          <w:szCs w:val="18"/>
          <w:vertAlign w:val="baseline"/>
        </w:rPr>
      </w:pPr>
      <w:r w:rsidDel="00000000" w:rsidR="00000000" w:rsidRPr="00000000">
        <w:rPr>
          <w:rtl w:val="0"/>
        </w:rPr>
      </w:r>
    </w:p>
    <w:tbl>
      <w:tblPr>
        <w:tblStyle w:val="Table44"/>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1838"/>
        <w:gridCol w:w="1530"/>
        <w:gridCol w:w="1170"/>
        <w:gridCol w:w="3708"/>
        <w:tblGridChange w:id="0">
          <w:tblGrid>
            <w:gridCol w:w="2770"/>
            <w:gridCol w:w="1838"/>
            <w:gridCol w:w="1530"/>
            <w:gridCol w:w="1170"/>
            <w:gridCol w:w="3708"/>
          </w:tblGrid>
        </w:tblGridChange>
      </w:tblGrid>
      <w:tr>
        <w:trPr>
          <w:cantSplit w:val="0"/>
          <w:trHeight w:val="548" w:hRule="atLeast"/>
          <w:tblHeader w:val="0"/>
        </w:trPr>
        <w:tc>
          <w:tcPr>
            <w:vAlign w:val="top"/>
          </w:tcPr>
          <w:p w:rsidR="00000000" w:rsidDel="00000000" w:rsidP="00000000" w:rsidRDefault="00000000" w:rsidRPr="00000000" w14:paraId="000002F8">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Project  </w:t>
            </w:r>
            <w:r w:rsidDel="00000000" w:rsidR="00000000" w:rsidRPr="00000000">
              <w:rPr>
                <w:rtl w:val="0"/>
              </w:rPr>
            </w:r>
          </w:p>
        </w:tc>
        <w:tc>
          <w:tcPr>
            <w:vAlign w:val="top"/>
          </w:tcPr>
          <w:p w:rsidR="00000000" w:rsidDel="00000000" w:rsidP="00000000" w:rsidRDefault="00000000" w:rsidRPr="00000000" w14:paraId="000002F9">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Company Name</w:t>
            </w:r>
            <w:r w:rsidDel="00000000" w:rsidR="00000000" w:rsidRPr="00000000">
              <w:rPr>
                <w:rtl w:val="0"/>
              </w:rPr>
            </w:r>
          </w:p>
        </w:tc>
        <w:tc>
          <w:tcPr>
            <w:vAlign w:val="top"/>
          </w:tcPr>
          <w:p w:rsidR="00000000" w:rsidDel="00000000" w:rsidP="00000000" w:rsidRDefault="00000000" w:rsidRPr="00000000" w14:paraId="000002FA">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Environment</w:t>
            </w:r>
            <w:r w:rsidDel="00000000" w:rsidR="00000000" w:rsidRPr="00000000">
              <w:rPr>
                <w:rtl w:val="0"/>
              </w:rPr>
            </w:r>
          </w:p>
        </w:tc>
        <w:tc>
          <w:tcPr>
            <w:vAlign w:val="top"/>
          </w:tcPr>
          <w:p w:rsidR="00000000" w:rsidDel="00000000" w:rsidP="00000000" w:rsidRDefault="00000000" w:rsidRPr="00000000" w14:paraId="000002FB">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Database</w:t>
            </w:r>
            <w:r w:rsidDel="00000000" w:rsidR="00000000" w:rsidRPr="00000000">
              <w:rPr>
                <w:rtl w:val="0"/>
              </w:rPr>
            </w:r>
          </w:p>
        </w:tc>
        <w:tc>
          <w:tcPr>
            <w:vAlign w:val="top"/>
          </w:tcPr>
          <w:p w:rsidR="00000000" w:rsidDel="00000000" w:rsidP="00000000" w:rsidRDefault="00000000" w:rsidRPr="00000000" w14:paraId="000002FC">
            <w:pPr>
              <w:rPr>
                <w:rFonts w:ascii="Verdana" w:cs="Verdana" w:eastAsia="Verdana" w:hAnsi="Verdana"/>
                <w:b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Role</w:t>
            </w:r>
            <w:r w:rsidDel="00000000" w:rsidR="00000000" w:rsidRPr="00000000">
              <w:rPr>
                <w:rtl w:val="0"/>
              </w:rPr>
            </w:r>
          </w:p>
        </w:tc>
      </w:tr>
      <w:tr>
        <w:trPr>
          <w:cantSplit w:val="0"/>
          <w:trHeight w:val="690" w:hRule="atLeast"/>
          <w:tblHeader w:val="0"/>
        </w:trPr>
        <w:tc>
          <w:tcPr>
            <w:vAlign w:val="top"/>
          </w:tcPr>
          <w:p w:rsidR="00000000" w:rsidDel="00000000" w:rsidP="00000000" w:rsidRDefault="00000000" w:rsidRPr="00000000" w14:paraId="000002FD">
            <w:pPr>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Variable Operating Cost System</w:t>
            </w:r>
          </w:p>
        </w:tc>
        <w:tc>
          <w:tcP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IPCL</w:t>
            </w:r>
          </w:p>
        </w:tc>
        <w:tc>
          <w:tcP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JSP</w:t>
            </w:r>
          </w:p>
        </w:tc>
        <w:tc>
          <w:tcP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M</w:t>
            </w:r>
            <w:r w:rsidDel="00000000" w:rsidR="00000000" w:rsidRPr="00000000">
              <w:rPr>
                <w:rFonts w:ascii="Verdana" w:cs="Verdana" w:eastAsia="Verdana" w:hAnsi="Verdana"/>
                <w:sz w:val="18"/>
                <w:szCs w:val="18"/>
                <w:rtl w:val="0"/>
              </w:rPr>
              <w:t xml:space="preserve">S</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Access</w:t>
            </w:r>
          </w:p>
        </w:tc>
        <w:tc>
          <w:tcP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Developer</w:t>
            </w:r>
          </w:p>
        </w:tc>
      </w:tr>
      <w:tr>
        <w:trPr>
          <w:cantSplit w:val="0"/>
          <w:tblHeader w:val="0"/>
        </w:trPr>
        <w:tc>
          <w:tcPr>
            <w:vAlign w:val="top"/>
          </w:tcPr>
          <w:p w:rsidR="00000000" w:rsidDel="00000000" w:rsidP="00000000" w:rsidRDefault="00000000" w:rsidRPr="00000000" w14:paraId="00000302">
            <w:pPr>
              <w:rPr>
                <w:rFonts w:ascii="Verdana" w:cs="Verdana" w:eastAsia="Verdana" w:hAnsi="Verdana"/>
                <w:color w:val="000000"/>
                <w:sz w:val="18"/>
                <w:szCs w:val="18"/>
                <w:vertAlign w:val="baseline"/>
              </w:rPr>
            </w:pPr>
            <w:r w:rsidDel="00000000" w:rsidR="00000000" w:rsidRPr="00000000">
              <w:rPr>
                <w:rFonts w:ascii="Verdana" w:cs="Verdana" w:eastAsia="Verdana" w:hAnsi="Verdana"/>
                <w:color w:val="000000"/>
                <w:sz w:val="18"/>
                <w:szCs w:val="18"/>
                <w:vertAlign w:val="baseline"/>
                <w:rtl w:val="0"/>
              </w:rPr>
              <w:t xml:space="preserve">Description</w:t>
            </w:r>
          </w:p>
        </w:tc>
        <w:tc>
          <w:tcPr>
            <w:gridSpan w:val="4"/>
            <w:vAlign w:val="top"/>
          </w:tcPr>
          <w:p w:rsidR="00000000" w:rsidDel="00000000" w:rsidP="00000000" w:rsidRDefault="00000000" w:rsidRPr="00000000" w14:paraId="00000303">
            <w:pPr>
              <w:tabs>
                <w:tab w:val="left" w:leader="none" w:pos="360"/>
                <w:tab w:val="left" w:leader="none" w:pos="720"/>
              </w:tabs>
              <w:jc w:val="both"/>
              <w:rPr>
                <w:rFonts w:ascii="Verdana" w:cs="Verdana" w:eastAsia="Verdana" w:hAnsi="Verdana"/>
                <w:color w:val="000000"/>
                <w:sz w:val="18"/>
                <w:szCs w:val="18"/>
                <w:vertAlign w:val="baseline"/>
              </w:rPr>
            </w:pPr>
            <w:r w:rsidDel="00000000" w:rsidR="00000000" w:rsidRPr="00000000">
              <w:rPr>
                <w:rFonts w:ascii="Verdana" w:cs="Verdana" w:eastAsia="Verdana" w:hAnsi="Verdana"/>
                <w:sz w:val="18"/>
                <w:szCs w:val="18"/>
                <w:vertAlign w:val="baseline"/>
                <w:rtl w:val="0"/>
              </w:rPr>
              <w:t xml:space="preserve">Generating the Variable operating cost for </w:t>
            </w:r>
            <w:r w:rsidDel="00000000" w:rsidR="00000000" w:rsidRPr="00000000">
              <w:rPr>
                <w:rFonts w:ascii="Verdana" w:cs="Verdana" w:eastAsia="Verdana" w:hAnsi="Verdana"/>
                <w:sz w:val="18"/>
                <w:szCs w:val="18"/>
                <w:rtl w:val="0"/>
              </w:rPr>
              <w:t xml:space="preserve">every</w:t>
            </w:r>
            <w:r w:rsidDel="00000000" w:rsidR="00000000" w:rsidRPr="00000000">
              <w:rPr>
                <w:rFonts w:ascii="Verdana" w:cs="Verdana" w:eastAsia="Verdana" w:hAnsi="Verdana"/>
                <w:sz w:val="18"/>
                <w:szCs w:val="18"/>
                <w:vertAlign w:val="baseline"/>
                <w:rtl w:val="0"/>
              </w:rPr>
              <w:t xml:space="preserve"> month and also for the Whole year “YTD” (Year To Date) for each of the 20 Plants in this Baroda complex. It should handle the process of entering, editing</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18"/>
                <w:szCs w:val="18"/>
                <w:vertAlign w:val="baseline"/>
                <w:rtl w:val="0"/>
              </w:rPr>
              <w:t xml:space="preserve"> and displaying the required data from the database. It should generate </w:t>
            </w:r>
            <w:r w:rsidDel="00000000" w:rsidR="00000000" w:rsidRPr="00000000">
              <w:rPr>
                <w:rFonts w:ascii="Verdana" w:cs="Verdana" w:eastAsia="Verdana" w:hAnsi="Verdana"/>
                <w:sz w:val="18"/>
                <w:szCs w:val="18"/>
                <w:rtl w:val="0"/>
              </w:rPr>
              <w:t xml:space="preserve">a </w:t>
            </w:r>
            <w:r w:rsidDel="00000000" w:rsidR="00000000" w:rsidRPr="00000000">
              <w:rPr>
                <w:rFonts w:ascii="Verdana" w:cs="Verdana" w:eastAsia="Verdana" w:hAnsi="Verdana"/>
                <w:sz w:val="18"/>
                <w:szCs w:val="18"/>
                <w:vertAlign w:val="baseline"/>
                <w:rtl w:val="0"/>
              </w:rPr>
              <w:t xml:space="preserve">summary report for all plants too.</w:t>
            </w:r>
            <w:r w:rsidDel="00000000" w:rsidR="00000000" w:rsidRPr="00000000">
              <w:rPr>
                <w:rtl w:val="0"/>
              </w:rPr>
            </w:r>
          </w:p>
        </w:tc>
      </w:tr>
    </w:tbl>
    <w:p w:rsidR="00000000" w:rsidDel="00000000" w:rsidP="00000000" w:rsidRDefault="00000000" w:rsidRPr="00000000" w14:paraId="00000307">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308">
      <w:pPr>
        <w:spacing w:after="0" w:lineRule="auto"/>
        <w:rPr>
          <w:rFonts w:ascii="Verdana" w:cs="Verdana" w:eastAsia="Verdana" w:hAnsi="Verdana"/>
          <w:smallCaps w:val="0"/>
          <w:color w:val="000000"/>
          <w:sz w:val="18"/>
          <w:szCs w:val="18"/>
          <w:vertAlign w:val="baseline"/>
        </w:rPr>
      </w:pPr>
      <w:r w:rsidDel="00000000" w:rsidR="00000000" w:rsidRPr="00000000">
        <w:rPr>
          <w:rtl w:val="0"/>
        </w:rPr>
      </w:r>
    </w:p>
    <w:p w:rsidR="00000000" w:rsidDel="00000000" w:rsidP="00000000" w:rsidRDefault="00000000" w:rsidRPr="00000000" w14:paraId="00000309">
      <w:pPr>
        <w:spacing w:after="0" w:lineRule="auto"/>
        <w:rPr>
          <w:rFonts w:ascii="Verdana" w:cs="Verdana" w:eastAsia="Verdana" w:hAnsi="Verdana"/>
          <w:smallCaps w:val="0"/>
          <w:color w:val="000000"/>
          <w:sz w:val="28"/>
          <w:szCs w:val="28"/>
          <w:vertAlign w:val="baseline"/>
        </w:rPr>
      </w:pPr>
      <w:r w:rsidDel="00000000" w:rsidR="00000000" w:rsidRPr="00000000">
        <w:rPr>
          <w:rFonts w:ascii="Verdana" w:cs="Verdana" w:eastAsia="Verdana" w:hAnsi="Verdana"/>
          <w:smallCaps w:val="1"/>
          <w:color w:val="000000"/>
          <w:sz w:val="28"/>
          <w:szCs w:val="28"/>
          <w:vertAlign w:val="baseline"/>
          <w:rtl w:val="0"/>
        </w:rPr>
        <w:t xml:space="preserve">PERSONAL PROFILE</w:t>
      </w:r>
      <w:r w:rsidDel="00000000" w:rsidR="00000000" w:rsidRPr="00000000">
        <w:rPr>
          <w:rtl w:val="0"/>
        </w:rPr>
      </w:r>
    </w:p>
    <w:tbl>
      <w:tblPr>
        <w:tblStyle w:val="Table45"/>
        <w:tblW w:w="54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8"/>
        <w:gridCol w:w="2700"/>
        <w:tblGridChange w:id="0">
          <w:tblGrid>
            <w:gridCol w:w="2718"/>
            <w:gridCol w:w="2700"/>
          </w:tblGrid>
        </w:tblGridChange>
      </w:tblGrid>
      <w:tr>
        <w:trPr>
          <w:cantSplit w:val="0"/>
          <w:tblHeader w:val="0"/>
        </w:trPr>
        <w:tc>
          <w:tcPr>
            <w:vAlign w:val="top"/>
          </w:tcPr>
          <w:p w:rsidR="00000000" w:rsidDel="00000000" w:rsidP="00000000" w:rsidRDefault="00000000" w:rsidRPr="00000000" w14:paraId="0000030A">
            <w:pPr>
              <w:spacing w:after="0" w:lineRule="auto"/>
              <w:rPr>
                <w:rFonts w:ascii="Verdana" w:cs="Verdana" w:eastAsia="Verdana" w:hAnsi="Verdana"/>
                <w:b w:val="0"/>
                <w:smallCaps w:val="0"/>
                <w:color w:val="000000"/>
                <w:sz w:val="28"/>
                <w:szCs w:val="28"/>
                <w:vertAlign w:val="baseline"/>
              </w:rPr>
            </w:pPr>
            <w:r w:rsidDel="00000000" w:rsidR="00000000" w:rsidRPr="00000000">
              <w:rPr>
                <w:rFonts w:ascii="Verdana" w:cs="Verdana" w:eastAsia="Verdana" w:hAnsi="Verdana"/>
                <w:b w:val="1"/>
                <w:sz w:val="18"/>
                <w:szCs w:val="18"/>
                <w:vertAlign w:val="baseline"/>
                <w:rtl w:val="0"/>
              </w:rPr>
              <w:t xml:space="preserve">Date of Birth</w:t>
            </w:r>
            <w:r w:rsidDel="00000000" w:rsidR="00000000" w:rsidRPr="00000000">
              <w:rPr>
                <w:rtl w:val="0"/>
              </w:rPr>
            </w:r>
          </w:p>
        </w:tc>
        <w:tc>
          <w:tcPr>
            <w:vAlign w:val="top"/>
          </w:tcPr>
          <w:p w:rsidR="00000000" w:rsidDel="00000000" w:rsidP="00000000" w:rsidRDefault="00000000" w:rsidRPr="00000000" w14:paraId="0000030B">
            <w:pPr>
              <w:spacing w:after="0" w:lineRule="auto"/>
              <w:rPr>
                <w:rFonts w:ascii="Verdana" w:cs="Verdana" w:eastAsia="Verdana" w:hAnsi="Verdana"/>
                <w:smallCaps w:val="0"/>
                <w:color w:val="000000"/>
                <w:sz w:val="28"/>
                <w:szCs w:val="28"/>
                <w:vertAlign w:val="baseline"/>
              </w:rPr>
            </w:pPr>
            <w:r w:rsidDel="00000000" w:rsidR="00000000" w:rsidRPr="00000000">
              <w:rPr>
                <w:rFonts w:ascii="Verdana" w:cs="Verdana" w:eastAsia="Verdana" w:hAnsi="Verdana"/>
                <w:sz w:val="18"/>
                <w:szCs w:val="18"/>
                <w:vertAlign w:val="baseline"/>
                <w:rtl w:val="0"/>
              </w:rPr>
              <w:t xml:space="preserve">8</w:t>
            </w:r>
            <w:r w:rsidDel="00000000" w:rsidR="00000000" w:rsidRPr="00000000">
              <w:rPr>
                <w:rFonts w:ascii="Verdana" w:cs="Verdana" w:eastAsia="Verdana" w:hAnsi="Verdana"/>
                <w:sz w:val="18"/>
                <w:szCs w:val="18"/>
                <w:vertAlign w:val="superscript"/>
                <w:rtl w:val="0"/>
              </w:rPr>
              <w:t xml:space="preserve">th</w:t>
            </w:r>
            <w:r w:rsidDel="00000000" w:rsidR="00000000" w:rsidRPr="00000000">
              <w:rPr>
                <w:rFonts w:ascii="Verdana" w:cs="Verdana" w:eastAsia="Verdana" w:hAnsi="Verdana"/>
                <w:sz w:val="18"/>
                <w:szCs w:val="18"/>
                <w:vertAlign w:val="baseline"/>
                <w:rtl w:val="0"/>
              </w:rPr>
              <w:t xml:space="preserve"> Oct 1984</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C">
            <w:pPr>
              <w:spacing w:after="0" w:lineRule="auto"/>
              <w:rPr>
                <w:rFonts w:ascii="Verdana" w:cs="Verdana" w:eastAsia="Verdana" w:hAnsi="Verdana"/>
                <w:b w:val="0"/>
                <w:smallCaps w:val="0"/>
                <w:color w:val="000000"/>
                <w:sz w:val="28"/>
                <w:szCs w:val="28"/>
                <w:vertAlign w:val="baseline"/>
              </w:rPr>
            </w:pPr>
            <w:r w:rsidDel="00000000" w:rsidR="00000000" w:rsidRPr="00000000">
              <w:rPr>
                <w:rFonts w:ascii="Verdana" w:cs="Verdana" w:eastAsia="Verdana" w:hAnsi="Verdana"/>
                <w:b w:val="1"/>
                <w:sz w:val="18"/>
                <w:szCs w:val="18"/>
                <w:vertAlign w:val="baseline"/>
                <w:rtl w:val="0"/>
              </w:rPr>
              <w:t xml:space="preserve">Gender</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30D">
            <w:pPr>
              <w:spacing w:after="0" w:lineRule="auto"/>
              <w:rPr>
                <w:rFonts w:ascii="Verdana" w:cs="Verdana" w:eastAsia="Verdana" w:hAnsi="Verdana"/>
                <w:smallCaps w:val="0"/>
                <w:color w:val="000000"/>
                <w:sz w:val="28"/>
                <w:szCs w:val="28"/>
                <w:vertAlign w:val="baseline"/>
              </w:rPr>
            </w:pPr>
            <w:r w:rsidDel="00000000" w:rsidR="00000000" w:rsidRPr="00000000">
              <w:rPr>
                <w:rFonts w:ascii="Verdana" w:cs="Verdana" w:eastAsia="Verdana" w:hAnsi="Verdana"/>
                <w:sz w:val="18"/>
                <w:szCs w:val="18"/>
                <w:vertAlign w:val="baseline"/>
                <w:rtl w:val="0"/>
              </w:rPr>
              <w:t xml:space="preserve">Male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E">
            <w:pPr>
              <w:spacing w:after="0" w:lineRule="auto"/>
              <w:rPr>
                <w:rFonts w:ascii="Verdana" w:cs="Verdana" w:eastAsia="Verdana" w:hAnsi="Verdana"/>
                <w:b w:val="0"/>
                <w:smallCaps w:val="0"/>
                <w:color w:val="000000"/>
                <w:sz w:val="28"/>
                <w:szCs w:val="28"/>
                <w:vertAlign w:val="baseline"/>
              </w:rPr>
            </w:pPr>
            <w:r w:rsidDel="00000000" w:rsidR="00000000" w:rsidRPr="00000000">
              <w:rPr>
                <w:rFonts w:ascii="Verdana" w:cs="Verdana" w:eastAsia="Verdana" w:hAnsi="Verdana"/>
                <w:b w:val="1"/>
                <w:sz w:val="18"/>
                <w:szCs w:val="18"/>
                <w:vertAlign w:val="baseline"/>
                <w:rtl w:val="0"/>
              </w:rPr>
              <w:t xml:space="preserve">Marital Status</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30F">
            <w:pPr>
              <w:spacing w:after="0" w:lineRule="auto"/>
              <w:rPr>
                <w:rFonts w:ascii="Verdana" w:cs="Verdana" w:eastAsia="Verdana" w:hAnsi="Verdana"/>
                <w:smallCaps w:val="0"/>
                <w:color w:val="000000"/>
                <w:sz w:val="28"/>
                <w:szCs w:val="28"/>
                <w:vertAlign w:val="baseline"/>
              </w:rPr>
            </w:pPr>
            <w:r w:rsidDel="00000000" w:rsidR="00000000" w:rsidRPr="00000000">
              <w:rPr>
                <w:rFonts w:ascii="Verdana" w:cs="Verdana" w:eastAsia="Verdana" w:hAnsi="Verdana"/>
                <w:sz w:val="18"/>
                <w:szCs w:val="18"/>
                <w:vertAlign w:val="baseline"/>
                <w:rtl w:val="0"/>
              </w:rPr>
              <w:t xml:space="preserve">Married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0">
            <w:pPr>
              <w:spacing w:after="0" w:lineRule="auto"/>
              <w:rPr>
                <w:rFonts w:ascii="Verdana" w:cs="Verdana" w:eastAsia="Verdana" w:hAnsi="Verdana"/>
                <w:b w:val="0"/>
                <w:smallCaps w:val="0"/>
                <w:color w:val="000000"/>
                <w:sz w:val="28"/>
                <w:szCs w:val="28"/>
                <w:vertAlign w:val="baseline"/>
              </w:rPr>
            </w:pPr>
            <w:r w:rsidDel="00000000" w:rsidR="00000000" w:rsidRPr="00000000">
              <w:rPr>
                <w:rFonts w:ascii="Verdana" w:cs="Verdana" w:eastAsia="Verdana" w:hAnsi="Verdana"/>
                <w:b w:val="1"/>
                <w:sz w:val="18"/>
                <w:szCs w:val="18"/>
                <w:vertAlign w:val="baseline"/>
                <w:rtl w:val="0"/>
              </w:rPr>
              <w:t xml:space="preserve">Languages Known</w:t>
            </w:r>
            <w:r w:rsidDel="00000000" w:rsidR="00000000" w:rsidRPr="00000000">
              <w:rPr>
                <w:rtl w:val="0"/>
              </w:rPr>
            </w:r>
          </w:p>
        </w:tc>
        <w:tc>
          <w:tcPr>
            <w:vAlign w:val="top"/>
          </w:tcPr>
          <w:p w:rsidR="00000000" w:rsidDel="00000000" w:rsidP="00000000" w:rsidRDefault="00000000" w:rsidRPr="00000000" w14:paraId="00000311">
            <w:pPr>
              <w:spacing w:after="0" w:lineRule="auto"/>
              <w:rPr>
                <w:rFonts w:ascii="Verdana" w:cs="Verdana" w:eastAsia="Verdana" w:hAnsi="Verdana"/>
                <w:smallCaps w:val="0"/>
                <w:color w:val="000000"/>
                <w:sz w:val="28"/>
                <w:szCs w:val="28"/>
                <w:vertAlign w:val="baseline"/>
              </w:rPr>
            </w:pPr>
            <w:r w:rsidDel="00000000" w:rsidR="00000000" w:rsidRPr="00000000">
              <w:rPr>
                <w:rFonts w:ascii="Verdana" w:cs="Verdana" w:eastAsia="Verdana" w:hAnsi="Verdana"/>
                <w:sz w:val="18"/>
                <w:szCs w:val="18"/>
                <w:vertAlign w:val="baseline"/>
                <w:rtl w:val="0"/>
              </w:rPr>
              <w:t xml:space="preserve">English, Hindi, Gujarati</w:t>
            </w:r>
            <w:r w:rsidDel="00000000" w:rsidR="00000000" w:rsidRPr="00000000">
              <w:rPr>
                <w:rtl w:val="0"/>
              </w:rPr>
            </w:r>
          </w:p>
        </w:tc>
      </w:tr>
    </w:tbl>
    <w:p w:rsidR="00000000" w:rsidDel="00000000" w:rsidP="00000000" w:rsidRDefault="00000000" w:rsidRPr="00000000" w14:paraId="00000312">
      <w:pPr>
        <w:spacing w:after="0" w:lineRule="auto"/>
        <w:rPr>
          <w:rFonts w:ascii="Verdana" w:cs="Verdana" w:eastAsia="Verdana" w:hAnsi="Verdana"/>
          <w:smallCaps w:val="0"/>
          <w:color w:val="000000"/>
          <w:sz w:val="28"/>
          <w:szCs w:val="28"/>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I hereby declare that all the information given by me is true to the best of my knowledge.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6">
      <w:pPr>
        <w:spacing w:after="0" w:lineRule="auto"/>
        <w:rPr>
          <w:rFonts w:ascii="Verdana" w:cs="Verdana" w:eastAsia="Verdana" w:hAnsi="Verdana"/>
          <w:color w:val="000000"/>
          <w:sz w:val="18"/>
          <w:szCs w:val="18"/>
          <w:vertAlign w:val="baseline"/>
        </w:rPr>
      </w:pPr>
      <w:r w:rsidDel="00000000" w:rsidR="00000000" w:rsidRPr="00000000">
        <w:rPr>
          <w:rtl w:val="0"/>
        </w:rPr>
      </w:r>
    </w:p>
    <w:p w:rsidR="00000000" w:rsidDel="00000000" w:rsidP="00000000" w:rsidRDefault="00000000" w:rsidRPr="00000000" w14:paraId="00000317">
      <w:pPr>
        <w:spacing w:after="0" w:lineRule="auto"/>
        <w:rPr>
          <w:rFonts w:ascii="Verdana" w:cs="Verdana" w:eastAsia="Verdana" w:hAnsi="Verdana"/>
          <w:smallCaps w:val="0"/>
          <w:color w:val="000000"/>
          <w:sz w:val="18"/>
          <w:szCs w:val="18"/>
          <w:vertAlign w:val="baseline"/>
        </w:rPr>
      </w:pPr>
      <w:r w:rsidDel="00000000" w:rsidR="00000000" w:rsidRPr="00000000">
        <w:rPr>
          <w:rFonts w:ascii="Verdana" w:cs="Verdana" w:eastAsia="Verdana" w:hAnsi="Verdana"/>
          <w:b w:val="1"/>
          <w:color w:val="000000"/>
          <w:sz w:val="18"/>
          <w:szCs w:val="18"/>
          <w:vertAlign w:val="baseline"/>
          <w:rtl w:val="0"/>
        </w:rPr>
        <w:t xml:space="preserve">Place: </w:t>
        <w:tab/>
        <w:t xml:space="preserve">Vadodara</w:t>
        <w:tab/>
        <w:tab/>
        <w:tab/>
        <w:tab/>
        <w:tab/>
        <w:tab/>
        <w:tab/>
        <w:tab/>
        <w:tab/>
        <w:tab/>
        <w:tab/>
        <w:t xml:space="preserve">Dipen Soni</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postbody">
    <w:name w:val="postbody"/>
    <w:basedOn w:val="DefaultParagraphFont"/>
    <w:next w:val="postbody"/>
    <w:autoRedefine w:val="0"/>
    <w:hidden w:val="0"/>
    <w:qFormat w:val="0"/>
    <w:rPr>
      <w:w w:val="100"/>
      <w:position w:val="-1"/>
      <w:effect w:val="none"/>
      <w:vertAlign w:val="baseline"/>
      <w:cs w:val="0"/>
      <w:em w:val="none"/>
      <w:lang/>
    </w:rPr>
  </w:style>
  <w:style w:type="paragraph" w:styleId="BodyText">
    <w:name w:val="Body Text"/>
    <w:basedOn w:val="Normal"/>
    <w:next w:val="BodyText"/>
    <w:autoRedefine w:val="0"/>
    <w:hidden w:val="0"/>
    <w:qFormat w:val="0"/>
    <w:pPr>
      <w:widowControl w:val="0"/>
      <w:suppressAutoHyphens w:val="0"/>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und" w:val="en-US"/>
    </w:rPr>
  </w:style>
  <w:style w:type="character" w:styleId="BodyTextChar">
    <w:name w:val="Body Text Char"/>
    <w:basedOn w:val="DefaultParagraphFont"/>
    <w:next w:val="BodyTextChar"/>
    <w:autoRedefine w:val="0"/>
    <w:hidden w:val="0"/>
    <w:qFormat w:val="0"/>
    <w:rPr>
      <w:rFonts w:ascii="Times New Roman" w:cs="Times New Roman" w:eastAsia="Times New Roman" w:hAnsi="Times New Roman"/>
      <w:w w:val="100"/>
      <w:position w:val="-1"/>
      <w:sz w:val="24"/>
      <w:szCs w:val="24"/>
      <w:effect w:val="none"/>
      <w:vertAlign w:val="baseline"/>
      <w:cs w:val="0"/>
      <w:em w:val="none"/>
      <w:lang w:bidi="ar-SA" w:eastAsia="und"/>
    </w:rPr>
  </w:style>
  <w:style w:type="paragraph" w:styleId="TableContents">
    <w:name w:val="Table Contents"/>
    <w:basedOn w:val="BodyText"/>
    <w:next w:val="TableContents"/>
    <w:autoRedefine w:val="0"/>
    <w:hidden w:val="0"/>
    <w:qFormat w:val="0"/>
    <w:pPr>
      <w:widowControl w:val="0"/>
      <w:suppressAutoHyphens w:val="0"/>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und"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paragraph" w:styleId="CharCharCharCharCharCharCharCharCharChar">
    <w:name w:val="Char Char Char Char Char Char Char Char Char Char"/>
    <w:basedOn w:val="Normal"/>
    <w:next w:val="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cs="Times New Roman" w:eastAsia="Times New Roman" w:hAnsi="Verdana"/>
      <w:w w:val="100"/>
      <w:position w:val="-1"/>
      <w:sz w:val="20"/>
      <w:szCs w:val="20"/>
      <w:effect w:val="none"/>
      <w:vertAlign w:val="baseline"/>
      <w:cs w:val="0"/>
      <w:em w:val="none"/>
      <w:lang w:bidi="ar-SA" w:eastAsia="en-US" w:val="en-US"/>
    </w:rPr>
  </w:style>
  <w:style w:type="paragraph" w:styleId="body-tal">
    <w:name w:val="body-tal"/>
    <w:basedOn w:val="PlainText"/>
    <w:next w:val="body-tal"/>
    <w:autoRedefine w:val="0"/>
    <w:hidden w:val="0"/>
    <w:qFormat w:val="0"/>
    <w:pPr>
      <w:tabs>
        <w:tab w:val="left" w:leader="none" w:pos="1980"/>
      </w:tabs>
      <w:suppressAutoHyphens w:val="1"/>
      <w:autoSpaceDE w:val="0"/>
      <w:autoSpaceDN w:val="0"/>
      <w:spacing w:after="20" w:before="20" w:line="240" w:lineRule="auto"/>
      <w:ind w:left="2160" w:leftChars="-1" w:rightChars="0" w:hanging="1440" w:firstLineChars="-1"/>
      <w:textDirection w:val="btLr"/>
      <w:textAlignment w:val="top"/>
      <w:outlineLvl w:val="0"/>
    </w:pPr>
    <w:rPr>
      <w:rFonts w:ascii="Times New Roman" w:cs="Times New Roman" w:eastAsia="Times New Roman" w:hAnsi="Times New Roman"/>
      <w:w w:val="100"/>
      <w:position w:val="-1"/>
      <w:sz w:val="22"/>
      <w:szCs w:val="22"/>
      <w:effect w:val="none"/>
      <w:vertAlign w:val="baseline"/>
      <w:cs w:val="0"/>
      <w:em w:val="none"/>
      <w:lang w:bidi="ar-SA" w:eastAsia="en-US" w:val="en-US"/>
    </w:rPr>
  </w:style>
  <w:style w:type="paragraph" w:styleId="PlainText">
    <w:name w:val="Plain Text"/>
    <w:basedOn w:val="Normal"/>
    <w:next w:val="PlainText"/>
    <w:autoRedefine w:val="0"/>
    <w:hidden w:val="0"/>
    <w:qFormat w:val="0"/>
    <w:pPr>
      <w:suppressAutoHyphens w:val="1"/>
      <w:spacing w:after="200" w:line="276" w:lineRule="auto"/>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n-US" w:val="en-US"/>
    </w:rPr>
  </w:style>
  <w:style w:type="character" w:styleId="Strong">
    <w:name w:val="Strong"/>
    <w:basedOn w:val="DefaultParagraphFont"/>
    <w:next w:val="Strong"/>
    <w:autoRedefine w:val="0"/>
    <w:hidden w:val="0"/>
    <w:qFormat w:val="0"/>
    <w:rPr>
      <w:b w:val="1"/>
      <w:w w:val="100"/>
      <w:position w:val="-1"/>
      <w:effect w:val="none"/>
      <w:vertAlign w:val="baseline"/>
      <w:cs w:val="0"/>
      <w:em w:val="none"/>
      <w:lang/>
    </w:rPr>
  </w:style>
  <w:style w:type="character" w:styleId="style149">
    <w:name w:val="style149"/>
    <w:basedOn w:val="DefaultParagraphFont"/>
    <w:next w:val="style149"/>
    <w:autoRedefine w:val="0"/>
    <w:hidden w:val="0"/>
    <w:qFormat w:val="0"/>
    <w:rPr>
      <w:w w:val="100"/>
      <w:position w:val="-1"/>
      <w:effect w:val="none"/>
      <w:vertAlign w:val="baseline"/>
      <w:cs w:val="0"/>
      <w:em w:val="none"/>
      <w:lang/>
    </w:rPr>
  </w:style>
  <w:style w:type="character" w:styleId="style246">
    <w:name w:val="style246"/>
    <w:basedOn w:val="DefaultParagraphFont"/>
    <w:next w:val="style246"/>
    <w:autoRedefine w:val="0"/>
    <w:hidden w:val="0"/>
    <w:qFormat w:val="0"/>
    <w:rPr>
      <w:w w:val="100"/>
      <w:position w:val="-1"/>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character" w:styleId="Emphasis">
    <w:name w:val="Emphasis"/>
    <w:basedOn w:val="DefaultParagraphFont"/>
    <w:next w:val="Emphasis"/>
    <w:autoRedefine w:val="0"/>
    <w:hidden w:val="0"/>
    <w:qFormat w:val="0"/>
    <w:rPr>
      <w:i w:val="1"/>
      <w:iCs w:val="1"/>
      <w:w w:val="100"/>
      <w:position w:val="-1"/>
      <w:effect w:val="none"/>
      <w:vertAlign w:val="baseline"/>
      <w:cs w:val="0"/>
      <w:em w:val="none"/>
      <w:lang/>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basedOn w:val="DefaultParagraphFont"/>
    <w:next w:val="FollowedHyperlink"/>
    <w:autoRedefine w:val="0"/>
    <w:hidden w:val="0"/>
    <w:qFormat w:val="0"/>
    <w:rPr>
      <w:color w:val="800080"/>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5.0" w:type="dxa"/>
        <w:left w:w="115.0" w:type="dxa"/>
        <w:bottom w:w="115.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bfmt.com.br" TargetMode="External"/><Relationship Id="rId20" Type="http://schemas.openxmlformats.org/officeDocument/2006/relationships/hyperlink" Target="https://www.ewell.se/" TargetMode="External"/><Relationship Id="rId41" Type="http://schemas.openxmlformats.org/officeDocument/2006/relationships/hyperlink" Target="http://www.exactmining.com.au" TargetMode="External"/><Relationship Id="rId22" Type="http://schemas.openxmlformats.org/officeDocument/2006/relationships/hyperlink" Target="http://www.ehelper.se/" TargetMode="External"/><Relationship Id="rId21" Type="http://schemas.openxmlformats.org/officeDocument/2006/relationships/hyperlink" Target="http://www.mfwebblearning.se/" TargetMode="External"/><Relationship Id="rId24" Type="http://schemas.openxmlformats.org/officeDocument/2006/relationships/hyperlink" Target="http://www.veggieswap.com/" TargetMode="External"/><Relationship Id="rId23" Type="http://schemas.openxmlformats.org/officeDocument/2006/relationships/hyperlink" Target="http://www.paleoreceptboken.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weedtube.com/" TargetMode="External"/><Relationship Id="rId26" Type="http://schemas.openxmlformats.org/officeDocument/2006/relationships/hyperlink" Target="http://www.pplannermini.se/" TargetMode="External"/><Relationship Id="rId25" Type="http://schemas.openxmlformats.org/officeDocument/2006/relationships/hyperlink" Target="http://www.pplanner.se" TargetMode="External"/><Relationship Id="rId28" Type="http://schemas.openxmlformats.org/officeDocument/2006/relationships/hyperlink" Target="http://www.shapy.se/" TargetMode="External"/><Relationship Id="rId27" Type="http://schemas.openxmlformats.org/officeDocument/2006/relationships/hyperlink" Target="http://www.dandyville.s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www.pounced.com.au/" TargetMode="External"/><Relationship Id="rId7" Type="http://schemas.openxmlformats.org/officeDocument/2006/relationships/hyperlink" Target="https://vibe.kmbs.co.in/" TargetMode="External"/><Relationship Id="rId8" Type="http://schemas.openxmlformats.org/officeDocument/2006/relationships/hyperlink" Target="https://www.tashbyt.com/" TargetMode="External"/><Relationship Id="rId31" Type="http://schemas.openxmlformats.org/officeDocument/2006/relationships/hyperlink" Target="http://www.gangaji.org/" TargetMode="External"/><Relationship Id="rId30" Type="http://schemas.openxmlformats.org/officeDocument/2006/relationships/hyperlink" Target="http://www.eyeeco.com/" TargetMode="External"/><Relationship Id="rId11" Type="http://schemas.openxmlformats.org/officeDocument/2006/relationships/hyperlink" Target="https://staging.payperworkz.com/" TargetMode="External"/><Relationship Id="rId33" Type="http://schemas.openxmlformats.org/officeDocument/2006/relationships/hyperlink" Target="http://www.sugar.snappromotions.com" TargetMode="External"/><Relationship Id="rId10" Type="http://schemas.openxmlformats.org/officeDocument/2006/relationships/hyperlink" Target="https://www.ivybahrain.com/" TargetMode="External"/><Relationship Id="rId32" Type="http://schemas.openxmlformats.org/officeDocument/2006/relationships/hyperlink" Target="http://www.hubcrm.com.au/hubplanning" TargetMode="External"/><Relationship Id="rId13" Type="http://schemas.openxmlformats.org/officeDocument/2006/relationships/hyperlink" Target="https://staging.payperworkz.com/" TargetMode="External"/><Relationship Id="rId35" Type="http://schemas.openxmlformats.org/officeDocument/2006/relationships/hyperlink" Target="http://www.winehunter.com" TargetMode="External"/><Relationship Id="rId12" Type="http://schemas.openxmlformats.org/officeDocument/2006/relationships/hyperlink" Target="https://staging.payperworkz.com/" TargetMode="External"/><Relationship Id="rId34" Type="http://schemas.openxmlformats.org/officeDocument/2006/relationships/hyperlink" Target="http://www.upsac.org" TargetMode="External"/><Relationship Id="rId15" Type="http://schemas.openxmlformats.org/officeDocument/2006/relationships/hyperlink" Target="https://www.maxxsports.tv/" TargetMode="External"/><Relationship Id="rId37" Type="http://schemas.openxmlformats.org/officeDocument/2006/relationships/hyperlink" Target="http://www.oxfordandbeamount.com" TargetMode="External"/><Relationship Id="rId14" Type="http://schemas.openxmlformats.org/officeDocument/2006/relationships/hyperlink" Target="https://www.tsrnsports.com/" TargetMode="External"/><Relationship Id="rId36" Type="http://schemas.openxmlformats.org/officeDocument/2006/relationships/hyperlink" Target="http://www.djmserver.com/music" TargetMode="External"/><Relationship Id="rId17" Type="http://schemas.openxmlformats.org/officeDocument/2006/relationships/hyperlink" Target="https://www.justapply.co.uk/" TargetMode="External"/><Relationship Id="rId39" Type="http://schemas.openxmlformats.org/officeDocument/2006/relationships/hyperlink" Target="http://www.phase3productions.com" TargetMode="External"/><Relationship Id="rId16" Type="http://schemas.openxmlformats.org/officeDocument/2006/relationships/hyperlink" Target="https://www.hockeylab.com/" TargetMode="External"/><Relationship Id="rId38" Type="http://schemas.openxmlformats.org/officeDocument/2006/relationships/hyperlink" Target="http://www.choirshowcase.com/vote" TargetMode="External"/><Relationship Id="rId19" Type="http://schemas.openxmlformats.org/officeDocument/2006/relationships/hyperlink" Target="https://www.robotshutters.com/" TargetMode="External"/><Relationship Id="rId18" Type="http://schemas.openxmlformats.org/officeDocument/2006/relationships/hyperlink" Target="https://careers.deltacontrol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vbh/ZGAbBross2WIJhFWJZSYPw==">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2012-05-06T15:06:00Z</dcterms:created>
  <dc:creator>Jay Ghoniya</dc:creator>
</cp:coreProperties>
</file>

<file path=docProps/custom.xml><?xml version="1.0" encoding="utf-8"?>
<Properties xmlns="http://schemas.openxmlformats.org/officeDocument/2006/custom-properties" xmlns:vt="http://schemas.openxmlformats.org/officeDocument/2006/docPropsVTypes"/>
</file>